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FB647" w14:textId="77777777" w:rsidR="00466AE6" w:rsidRPr="003C469A" w:rsidRDefault="00466AE6" w:rsidP="00466AE6">
      <w:pPr>
        <w:spacing w:line="276" w:lineRule="auto"/>
        <w:jc w:val="center"/>
        <w:rPr>
          <w:rFonts w:ascii="Times New Roman" w:hAnsi="Times New Roman" w:cs="Times New Roman"/>
          <w:b/>
          <w:sz w:val="32"/>
          <w:szCs w:val="32"/>
        </w:rPr>
      </w:pPr>
      <w:r w:rsidRPr="00B379EB">
        <w:rPr>
          <w:rFonts w:ascii="Times New Roman" w:hAnsi="Times New Roman" w:cs="Times New Roman"/>
          <w:b/>
          <w:sz w:val="32"/>
          <w:szCs w:val="32"/>
        </w:rPr>
        <w:t>A</w:t>
      </w:r>
      <w:r>
        <w:rPr>
          <w:rFonts w:ascii="Times New Roman" w:hAnsi="Times New Roman" w:cs="Times New Roman"/>
          <w:b/>
          <w:sz w:val="32"/>
          <w:szCs w:val="32"/>
        </w:rPr>
        <w:t xml:space="preserve"> </w:t>
      </w:r>
      <w:r w:rsidRPr="00B379EB">
        <w:rPr>
          <w:rFonts w:ascii="Times New Roman" w:eastAsia="Times New Roman" w:hAnsi="Times New Roman" w:cs="Times New Roman"/>
          <w:b/>
          <w:color w:val="0D0D0D" w:themeColor="text1" w:themeTint="F2"/>
          <w:sz w:val="32"/>
          <w:szCs w:val="32"/>
        </w:rPr>
        <w:t xml:space="preserve">Project </w:t>
      </w:r>
      <w:r>
        <w:rPr>
          <w:rFonts w:ascii="Times New Roman" w:eastAsia="Times New Roman" w:hAnsi="Times New Roman" w:cs="Times New Roman"/>
          <w:b/>
          <w:color w:val="0D0D0D" w:themeColor="text1" w:themeTint="F2"/>
          <w:sz w:val="32"/>
          <w:szCs w:val="32"/>
        </w:rPr>
        <w:t>Report</w:t>
      </w:r>
    </w:p>
    <w:p w14:paraId="5A00B4BB" w14:textId="77777777" w:rsidR="00466AE6" w:rsidRPr="00B379EB" w:rsidRDefault="00466AE6" w:rsidP="00466AE6">
      <w:pPr>
        <w:spacing w:line="276"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On</w:t>
      </w:r>
    </w:p>
    <w:p w14:paraId="68225C32" w14:textId="6B1D920B" w:rsidR="00466AE6" w:rsidRDefault="0019481B" w:rsidP="00466AE6">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ATM </w:t>
      </w:r>
      <w:r w:rsidR="00466AE6" w:rsidRPr="00B379EB">
        <w:rPr>
          <w:rFonts w:ascii="Times New Roman" w:eastAsia="Times New Roman" w:hAnsi="Times New Roman" w:cs="Times New Roman"/>
          <w:b/>
          <w:color w:val="0D0D0D" w:themeColor="text1" w:themeTint="F2"/>
          <w:sz w:val="32"/>
          <w:szCs w:val="32"/>
        </w:rPr>
        <w:t>Management System</w:t>
      </w:r>
    </w:p>
    <w:p w14:paraId="0937EA72" w14:textId="77777777" w:rsidR="00466AE6" w:rsidRPr="00B379EB"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p>
    <w:p w14:paraId="4129C9B1" w14:textId="2BD75806"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 xml:space="preserve">Submitted in partial </w:t>
      </w:r>
      <w:r w:rsidR="0019481B" w:rsidRPr="00B379EB">
        <w:rPr>
          <w:rFonts w:ascii="Times New Roman" w:eastAsia="Times New Roman" w:hAnsi="Times New Roman" w:cs="Times New Roman"/>
          <w:color w:val="0D0D0D" w:themeColor="text1" w:themeTint="F2"/>
          <w:sz w:val="28"/>
          <w:szCs w:val="28"/>
        </w:rPr>
        <w:t>fulfi</w:t>
      </w:r>
      <w:r w:rsidR="0019481B">
        <w:rPr>
          <w:rFonts w:ascii="Times New Roman" w:eastAsia="Times New Roman" w:hAnsi="Times New Roman" w:cs="Times New Roman"/>
          <w:color w:val="0D0D0D" w:themeColor="text1" w:themeTint="F2"/>
          <w:sz w:val="28"/>
          <w:szCs w:val="28"/>
        </w:rPr>
        <w:t>l</w:t>
      </w:r>
      <w:r w:rsidR="0019481B" w:rsidRPr="00B379EB">
        <w:rPr>
          <w:rFonts w:ascii="Times New Roman" w:eastAsia="Times New Roman" w:hAnsi="Times New Roman" w:cs="Times New Roman"/>
          <w:color w:val="0D0D0D" w:themeColor="text1" w:themeTint="F2"/>
          <w:sz w:val="28"/>
          <w:szCs w:val="28"/>
        </w:rPr>
        <w:t>ment</w:t>
      </w:r>
      <w:r w:rsidRPr="00B379EB">
        <w:rPr>
          <w:rFonts w:ascii="Times New Roman" w:eastAsia="Times New Roman" w:hAnsi="Times New Roman" w:cs="Times New Roman"/>
          <w:color w:val="0D0D0D" w:themeColor="text1" w:themeTint="F2"/>
          <w:sz w:val="28"/>
          <w:szCs w:val="28"/>
        </w:rPr>
        <w:t xml:space="preserve"> of the requirements for the award of degree of</w:t>
      </w:r>
    </w:p>
    <w:p w14:paraId="7B2B6091" w14:textId="77777777"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p>
    <w:p w14:paraId="4A248FA3" w14:textId="77777777" w:rsidR="00466AE6" w:rsidRPr="00D823D9" w:rsidRDefault="00466AE6" w:rsidP="00466AE6">
      <w:pPr>
        <w:spacing w:after="0" w:line="240" w:lineRule="auto"/>
        <w:jc w:val="center"/>
        <w:rPr>
          <w:rFonts w:ascii="Times New Roman" w:eastAsia="Times New Roman" w:hAnsi="Times New Roman" w:cs="Times New Roman"/>
          <w:b/>
          <w:color w:val="0D0D0D" w:themeColor="text1" w:themeTint="F2"/>
          <w:sz w:val="28"/>
          <w:szCs w:val="32"/>
        </w:rPr>
      </w:pPr>
      <w:r w:rsidRPr="00D823D9">
        <w:rPr>
          <w:rFonts w:ascii="Times New Roman" w:eastAsia="Times New Roman" w:hAnsi="Times New Roman" w:cs="Times New Roman"/>
          <w:b/>
          <w:color w:val="0D0D0D" w:themeColor="text1" w:themeTint="F2"/>
          <w:sz w:val="28"/>
          <w:szCs w:val="32"/>
        </w:rPr>
        <w:t>Bachelor of Business Administration (Computer Application)</w:t>
      </w:r>
    </w:p>
    <w:p w14:paraId="77A74EE1" w14:textId="77777777" w:rsidR="00466AE6" w:rsidRPr="00D333B2"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p>
    <w:p w14:paraId="688A18CE" w14:textId="77777777" w:rsidR="00466AE6" w:rsidRPr="00D333B2"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By:</w:t>
      </w:r>
    </w:p>
    <w:p w14:paraId="14E67579" w14:textId="77777777" w:rsidR="00466AE6" w:rsidRPr="00D333B2" w:rsidRDefault="00466AE6" w:rsidP="00466AE6">
      <w:pPr>
        <w:spacing w:after="0" w:line="240" w:lineRule="auto"/>
        <w:jc w:val="center"/>
        <w:rPr>
          <w:rFonts w:ascii="Times New Roman" w:eastAsia="Times New Roman" w:hAnsi="Times New Roman" w:cs="Times New Roman"/>
          <w:color w:val="0D0D0D" w:themeColor="text1" w:themeTint="F2"/>
          <w:sz w:val="32"/>
          <w:szCs w:val="32"/>
        </w:rPr>
      </w:pPr>
    </w:p>
    <w:p w14:paraId="4D9D17A6" w14:textId="0D8D4C4A" w:rsidR="0019481B" w:rsidRDefault="0028065B" w:rsidP="0028065B">
      <w:pPr>
        <w:spacing w:after="0" w:line="240" w:lineRule="auto"/>
        <w:ind w:left="2880"/>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 </w:t>
      </w:r>
      <w:r w:rsidR="006C4EB7">
        <w:rPr>
          <w:rFonts w:ascii="Times New Roman" w:eastAsia="Times New Roman" w:hAnsi="Times New Roman" w:cs="Times New Roman"/>
          <w:b/>
          <w:color w:val="0D0D0D" w:themeColor="text1" w:themeTint="F2"/>
          <w:sz w:val="32"/>
          <w:szCs w:val="32"/>
        </w:rPr>
        <w:t xml:space="preserve">B-72 </w:t>
      </w:r>
      <w:r w:rsidR="0019481B">
        <w:rPr>
          <w:rFonts w:ascii="Times New Roman" w:eastAsia="Times New Roman" w:hAnsi="Times New Roman" w:cs="Times New Roman"/>
          <w:b/>
          <w:color w:val="0D0D0D" w:themeColor="text1" w:themeTint="F2"/>
          <w:sz w:val="32"/>
          <w:szCs w:val="32"/>
        </w:rPr>
        <w:t>Dhiraj Jadhav</w:t>
      </w:r>
    </w:p>
    <w:p w14:paraId="63A036B5" w14:textId="4B0D059C" w:rsidR="00466AE6" w:rsidRPr="00D333B2"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&amp;</w:t>
      </w:r>
    </w:p>
    <w:p w14:paraId="145FA3F6" w14:textId="48E13D6C" w:rsidR="00466AE6" w:rsidRPr="00D333B2" w:rsidRDefault="006C4EB7" w:rsidP="00466AE6">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B-65 </w:t>
      </w:r>
      <w:r w:rsidR="00466AE6">
        <w:rPr>
          <w:rFonts w:ascii="Times New Roman" w:eastAsia="Times New Roman" w:hAnsi="Times New Roman" w:cs="Times New Roman"/>
          <w:b/>
          <w:color w:val="0D0D0D" w:themeColor="text1" w:themeTint="F2"/>
          <w:sz w:val="32"/>
          <w:szCs w:val="32"/>
        </w:rPr>
        <w:t>S</w:t>
      </w:r>
      <w:r w:rsidR="0019481B">
        <w:rPr>
          <w:rFonts w:ascii="Times New Roman" w:eastAsia="Times New Roman" w:hAnsi="Times New Roman" w:cs="Times New Roman"/>
          <w:b/>
          <w:color w:val="0D0D0D" w:themeColor="text1" w:themeTint="F2"/>
          <w:sz w:val="32"/>
          <w:szCs w:val="32"/>
        </w:rPr>
        <w:t>arthak Pasalkar</w:t>
      </w:r>
    </w:p>
    <w:p w14:paraId="3421BE8E" w14:textId="77777777" w:rsidR="00466AE6" w:rsidRPr="00B379EB" w:rsidRDefault="00466AE6" w:rsidP="00466AE6">
      <w:pPr>
        <w:spacing w:after="0" w:line="240" w:lineRule="auto"/>
        <w:jc w:val="center"/>
        <w:rPr>
          <w:rFonts w:ascii="Times New Roman" w:eastAsia="Times New Roman" w:hAnsi="Times New Roman" w:cs="Times New Roman"/>
          <w:b/>
          <w:color w:val="0D0D0D" w:themeColor="text1" w:themeTint="F2"/>
          <w:sz w:val="28"/>
          <w:szCs w:val="28"/>
        </w:rPr>
      </w:pPr>
    </w:p>
    <w:p w14:paraId="0D980B2E" w14:textId="77777777" w:rsidR="00466AE6" w:rsidRPr="003C469A"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2023– 2024</w:t>
      </w:r>
    </w:p>
    <w:p w14:paraId="1CF1A307" w14:textId="77777777" w:rsidR="00466AE6" w:rsidRPr="003C469A"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p>
    <w:p w14:paraId="7D0809AC" w14:textId="77777777" w:rsidR="00466AE6" w:rsidRPr="00D333B2"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to:</w:t>
      </w:r>
    </w:p>
    <w:p w14:paraId="38680C49" w14:textId="77777777" w:rsidR="00466AE6" w:rsidRPr="00D333B2" w:rsidRDefault="00466AE6" w:rsidP="00466AE6">
      <w:pPr>
        <w:spacing w:after="0" w:line="240" w:lineRule="auto"/>
        <w:jc w:val="center"/>
        <w:rPr>
          <w:rFonts w:ascii="Times New Roman" w:eastAsia="Times New Roman" w:hAnsi="Times New Roman" w:cs="Times New Roman"/>
          <w:color w:val="0D0D0D" w:themeColor="text1" w:themeTint="F2"/>
          <w:sz w:val="32"/>
          <w:szCs w:val="32"/>
        </w:rPr>
      </w:pPr>
    </w:p>
    <w:p w14:paraId="0AAC2FA7" w14:textId="77777777" w:rsidR="00466AE6" w:rsidRPr="00D333B2"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Savitribai</w:t>
      </w:r>
      <w:r>
        <w:rPr>
          <w:rFonts w:ascii="Times New Roman" w:eastAsia="Times New Roman" w:hAnsi="Times New Roman" w:cs="Times New Roman"/>
          <w:b/>
          <w:color w:val="0D0D0D" w:themeColor="text1" w:themeTint="F2"/>
          <w:sz w:val="32"/>
          <w:szCs w:val="32"/>
        </w:rPr>
        <w:t xml:space="preserve"> </w:t>
      </w:r>
      <w:r w:rsidRPr="00D333B2">
        <w:rPr>
          <w:rFonts w:ascii="Times New Roman" w:eastAsia="Times New Roman" w:hAnsi="Times New Roman" w:cs="Times New Roman"/>
          <w:b/>
          <w:color w:val="0D0D0D" w:themeColor="text1" w:themeTint="F2"/>
          <w:sz w:val="32"/>
          <w:szCs w:val="32"/>
        </w:rPr>
        <w:t>Phule Pune University</w:t>
      </w:r>
    </w:p>
    <w:p w14:paraId="0AACD910" w14:textId="77777777" w:rsidR="00466AE6" w:rsidRPr="00B379EB" w:rsidRDefault="00466AE6" w:rsidP="00466AE6">
      <w:pPr>
        <w:spacing w:after="0" w:line="240" w:lineRule="auto"/>
        <w:jc w:val="center"/>
        <w:rPr>
          <w:rFonts w:ascii="Times New Roman" w:eastAsia="Times New Roman" w:hAnsi="Times New Roman" w:cs="Times New Roman"/>
          <w:b/>
          <w:color w:val="0D0D0D" w:themeColor="text1" w:themeTint="F2"/>
          <w:sz w:val="28"/>
          <w:szCs w:val="28"/>
        </w:rPr>
      </w:pPr>
    </w:p>
    <w:p w14:paraId="240FE18D" w14:textId="77777777" w:rsidR="00466AE6" w:rsidRDefault="00466AE6" w:rsidP="00466AE6">
      <w:pPr>
        <w:spacing w:after="0" w:line="24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lang w:eastAsia="en-IN"/>
        </w:rPr>
        <w:drawing>
          <wp:inline distT="0" distB="0" distL="0" distR="0" wp14:anchorId="5493A22F" wp14:editId="3EC1CC67">
            <wp:extent cx="1724025" cy="133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333500"/>
                    </a:xfrm>
                    <a:prstGeom prst="rect">
                      <a:avLst/>
                    </a:prstGeom>
                    <a:noFill/>
                    <a:ln>
                      <a:noFill/>
                    </a:ln>
                  </pic:spPr>
                </pic:pic>
              </a:graphicData>
            </a:graphic>
          </wp:inline>
        </w:drawing>
      </w:r>
    </w:p>
    <w:p w14:paraId="104CB48B" w14:textId="77777777"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p>
    <w:p w14:paraId="69B6F58F" w14:textId="77777777"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Shree Chanakya Education Society</w:t>
      </w:r>
    </w:p>
    <w:p w14:paraId="2AF77094" w14:textId="77777777"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28"/>
          <w:szCs w:val="28"/>
        </w:rPr>
      </w:pPr>
    </w:p>
    <w:p w14:paraId="71A69A61" w14:textId="77777777" w:rsidR="00466AE6" w:rsidRPr="00B379EB" w:rsidRDefault="00466AE6" w:rsidP="00466AE6">
      <w:pPr>
        <w:spacing w:after="0" w:line="240"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Indira College of Commerce and Science, Pune</w:t>
      </w:r>
    </w:p>
    <w:p w14:paraId="1F7D796B" w14:textId="77777777" w:rsidR="00466AE6" w:rsidRPr="00B379EB" w:rsidRDefault="00466AE6" w:rsidP="00466AE6">
      <w:pPr>
        <w:spacing w:after="0" w:line="240" w:lineRule="auto"/>
        <w:jc w:val="center"/>
        <w:rPr>
          <w:rFonts w:ascii="Times New Roman" w:eastAsia="Times New Roman" w:hAnsi="Times New Roman" w:cs="Times New Roman"/>
          <w:color w:val="0D0D0D" w:themeColor="text1" w:themeTint="F2"/>
          <w:sz w:val="32"/>
          <w:szCs w:val="32"/>
        </w:rPr>
      </w:pPr>
    </w:p>
    <w:p w14:paraId="2BA7D337" w14:textId="77777777" w:rsidR="00466AE6" w:rsidRDefault="00466AE6" w:rsidP="00466AE6">
      <w:pPr>
        <w:spacing w:after="0" w:line="240" w:lineRule="auto"/>
        <w:rPr>
          <w:rFonts w:ascii="Times New Roman" w:eastAsia="Times New Roman" w:hAnsi="Times New Roman" w:cs="Times New Roman"/>
          <w:b/>
          <w:color w:val="0D0D0D" w:themeColor="text1" w:themeTint="F2"/>
          <w:sz w:val="32"/>
          <w:szCs w:val="32"/>
        </w:rPr>
      </w:pPr>
    </w:p>
    <w:p w14:paraId="605EBA8C" w14:textId="77777777" w:rsidR="00466AE6" w:rsidRDefault="00466AE6" w:rsidP="00466AE6">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Pr>
          <w:rFonts w:ascii="Times New Roman" w:eastAsia="Times New Roman" w:hAnsi="Times New Roman" w:cs="Times New Roman"/>
          <w:b/>
          <w:color w:val="0D0D0D" w:themeColor="text1" w:themeTint="F2"/>
          <w:sz w:val="32"/>
          <w:szCs w:val="32"/>
        </w:rPr>
        <w:tab/>
        <w:t xml:space="preserve">                                          Guided By</w:t>
      </w:r>
    </w:p>
    <w:p w14:paraId="2D277755" w14:textId="05D3DCB6" w:rsidR="00466AE6" w:rsidRPr="00CA64E9" w:rsidRDefault="00466AE6" w:rsidP="00466AE6">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Prof. Shivendu Bhushan                            Prof. </w:t>
      </w:r>
      <w:r w:rsidR="0019481B">
        <w:rPr>
          <w:rFonts w:ascii="Times New Roman" w:eastAsia="Times New Roman" w:hAnsi="Times New Roman" w:cs="Times New Roman"/>
          <w:b/>
          <w:color w:val="0D0D0D" w:themeColor="text1" w:themeTint="F2"/>
          <w:sz w:val="32"/>
          <w:szCs w:val="32"/>
        </w:rPr>
        <w:t>Shubhangi Chavan</w:t>
      </w:r>
    </w:p>
    <w:p w14:paraId="5E19D5FD" w14:textId="77777777" w:rsidR="00466AE6" w:rsidRDefault="00466AE6" w:rsidP="00466AE6">
      <w:pPr>
        <w:rPr>
          <w:sz w:val="32"/>
          <w:szCs w:val="32"/>
        </w:rPr>
      </w:pPr>
    </w:p>
    <w:p w14:paraId="20332A25" w14:textId="77777777" w:rsidR="00466AE6" w:rsidRDefault="00466AE6" w:rsidP="00466AE6">
      <w:pPr>
        <w:rPr>
          <w:sz w:val="32"/>
          <w:szCs w:val="32"/>
        </w:rPr>
      </w:pPr>
    </w:p>
    <w:p w14:paraId="5D1FA9D8" w14:textId="77777777" w:rsidR="000809D7" w:rsidRDefault="000809D7" w:rsidP="000809D7">
      <w:pPr>
        <w:rPr>
          <w:sz w:val="32"/>
          <w:szCs w:val="32"/>
        </w:rPr>
      </w:pPr>
    </w:p>
    <w:p w14:paraId="1AB979B1" w14:textId="5AD29EB7" w:rsidR="006C4EB7" w:rsidRPr="000809D7" w:rsidRDefault="00466AE6" w:rsidP="000809D7">
      <w:pPr>
        <w:ind w:left="2160" w:firstLine="720"/>
        <w:rPr>
          <w:sz w:val="32"/>
          <w:szCs w:val="32"/>
        </w:rPr>
      </w:pPr>
      <w:r>
        <w:rPr>
          <w:sz w:val="32"/>
          <w:szCs w:val="32"/>
        </w:rPr>
        <w:lastRenderedPageBreak/>
        <w:t xml:space="preserve">                     </w:t>
      </w:r>
      <w:r w:rsidR="006C4EB7" w:rsidRPr="00826EEC">
        <w:rPr>
          <w:rFonts w:ascii="Times New Roman" w:hAnsi="Times New Roman" w:cs="Times New Roman"/>
          <w:b/>
          <w:sz w:val="36"/>
          <w:szCs w:val="36"/>
        </w:rPr>
        <w:t>Index</w:t>
      </w:r>
    </w:p>
    <w:tbl>
      <w:tblPr>
        <w:tblStyle w:val="TableGrid0"/>
        <w:tblW w:w="9445" w:type="dxa"/>
        <w:tblLook w:val="04A0" w:firstRow="1" w:lastRow="0" w:firstColumn="1" w:lastColumn="0" w:noHBand="0" w:noVBand="1"/>
      </w:tblPr>
      <w:tblGrid>
        <w:gridCol w:w="510"/>
        <w:gridCol w:w="696"/>
        <w:gridCol w:w="6439"/>
        <w:gridCol w:w="1800"/>
      </w:tblGrid>
      <w:tr w:rsidR="006C4EB7" w:rsidRPr="000809D7" w14:paraId="3C1615EF" w14:textId="77777777" w:rsidTr="000809D7">
        <w:trPr>
          <w:trHeight w:val="381"/>
        </w:trPr>
        <w:tc>
          <w:tcPr>
            <w:tcW w:w="510" w:type="dxa"/>
          </w:tcPr>
          <w:p w14:paraId="587E4C4C" w14:textId="77777777" w:rsidR="006C4EB7" w:rsidRPr="000809D7" w:rsidRDefault="006C4EB7" w:rsidP="003E49EB">
            <w:pPr>
              <w:jc w:val="center"/>
              <w:rPr>
                <w:rFonts w:ascii="Times New Roman" w:hAnsi="Times New Roman" w:cs="Times New Roman"/>
                <w:sz w:val="24"/>
                <w:szCs w:val="24"/>
              </w:rPr>
            </w:pPr>
            <w:r w:rsidRPr="000809D7">
              <w:rPr>
                <w:rFonts w:ascii="Times New Roman" w:hAnsi="Times New Roman" w:cs="Times New Roman"/>
                <w:sz w:val="24"/>
                <w:szCs w:val="24"/>
              </w:rPr>
              <w:t>Sr. No</w:t>
            </w:r>
          </w:p>
        </w:tc>
        <w:tc>
          <w:tcPr>
            <w:tcW w:w="696" w:type="dxa"/>
          </w:tcPr>
          <w:p w14:paraId="0041E704" w14:textId="77777777" w:rsidR="006C4EB7" w:rsidRPr="000809D7" w:rsidRDefault="006C4EB7" w:rsidP="003E49EB">
            <w:pPr>
              <w:jc w:val="center"/>
              <w:rPr>
                <w:rFonts w:ascii="Times New Roman" w:hAnsi="Times New Roman" w:cs="Times New Roman"/>
                <w:sz w:val="24"/>
                <w:szCs w:val="24"/>
              </w:rPr>
            </w:pPr>
          </w:p>
        </w:tc>
        <w:tc>
          <w:tcPr>
            <w:tcW w:w="6439" w:type="dxa"/>
          </w:tcPr>
          <w:p w14:paraId="7B482B0A" w14:textId="77777777" w:rsidR="006C4EB7" w:rsidRPr="000809D7" w:rsidRDefault="006C4EB7" w:rsidP="003E49EB">
            <w:pPr>
              <w:jc w:val="center"/>
              <w:rPr>
                <w:rFonts w:ascii="Times New Roman" w:hAnsi="Times New Roman" w:cs="Times New Roman"/>
                <w:sz w:val="24"/>
                <w:szCs w:val="24"/>
              </w:rPr>
            </w:pPr>
            <w:r w:rsidRPr="000809D7">
              <w:rPr>
                <w:rFonts w:ascii="Times New Roman" w:hAnsi="Times New Roman" w:cs="Times New Roman"/>
                <w:sz w:val="24"/>
                <w:szCs w:val="24"/>
              </w:rPr>
              <w:t>Particulars</w:t>
            </w:r>
          </w:p>
        </w:tc>
        <w:tc>
          <w:tcPr>
            <w:tcW w:w="1800" w:type="dxa"/>
          </w:tcPr>
          <w:p w14:paraId="1AA80D62" w14:textId="77777777" w:rsidR="006C4EB7" w:rsidRPr="000809D7" w:rsidRDefault="006C4EB7" w:rsidP="003E49EB">
            <w:pPr>
              <w:jc w:val="center"/>
              <w:rPr>
                <w:rFonts w:ascii="Times New Roman" w:hAnsi="Times New Roman" w:cs="Times New Roman"/>
                <w:sz w:val="24"/>
                <w:szCs w:val="24"/>
              </w:rPr>
            </w:pPr>
            <w:r w:rsidRPr="000809D7">
              <w:rPr>
                <w:rFonts w:ascii="Times New Roman" w:hAnsi="Times New Roman" w:cs="Times New Roman"/>
                <w:sz w:val="24"/>
                <w:szCs w:val="24"/>
              </w:rPr>
              <w:t>Page No.</w:t>
            </w:r>
          </w:p>
        </w:tc>
      </w:tr>
      <w:tr w:rsidR="006C4EB7" w:rsidRPr="000809D7" w14:paraId="33493531" w14:textId="77777777" w:rsidTr="000809D7">
        <w:trPr>
          <w:trHeight w:val="484"/>
        </w:trPr>
        <w:tc>
          <w:tcPr>
            <w:tcW w:w="510" w:type="dxa"/>
          </w:tcPr>
          <w:p w14:paraId="3654478B"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1</w:t>
            </w:r>
          </w:p>
        </w:tc>
        <w:tc>
          <w:tcPr>
            <w:tcW w:w="696" w:type="dxa"/>
          </w:tcPr>
          <w:p w14:paraId="5A49718B" w14:textId="77777777" w:rsidR="006C4EB7" w:rsidRPr="000809D7" w:rsidRDefault="006C4EB7" w:rsidP="003E49EB">
            <w:pPr>
              <w:rPr>
                <w:rFonts w:ascii="Times New Roman" w:hAnsi="Times New Roman" w:cs="Times New Roman"/>
                <w:sz w:val="24"/>
                <w:szCs w:val="24"/>
              </w:rPr>
            </w:pPr>
          </w:p>
        </w:tc>
        <w:tc>
          <w:tcPr>
            <w:tcW w:w="6439" w:type="dxa"/>
          </w:tcPr>
          <w:p w14:paraId="4E95B75D"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Abstract</w:t>
            </w:r>
          </w:p>
        </w:tc>
        <w:tc>
          <w:tcPr>
            <w:tcW w:w="1800" w:type="dxa"/>
          </w:tcPr>
          <w:p w14:paraId="60A84AC4" w14:textId="306763C9" w:rsidR="006C4EB7" w:rsidRPr="000809D7" w:rsidRDefault="003266F5" w:rsidP="003E49EB">
            <w:pPr>
              <w:rPr>
                <w:rFonts w:ascii="Times New Roman" w:hAnsi="Times New Roman" w:cs="Times New Roman"/>
                <w:sz w:val="24"/>
                <w:szCs w:val="24"/>
              </w:rPr>
            </w:pPr>
            <w:r>
              <w:rPr>
                <w:rFonts w:ascii="Times New Roman" w:hAnsi="Times New Roman" w:cs="Times New Roman"/>
                <w:sz w:val="24"/>
                <w:szCs w:val="24"/>
              </w:rPr>
              <w:t xml:space="preserve">            4</w:t>
            </w:r>
          </w:p>
        </w:tc>
      </w:tr>
      <w:tr w:rsidR="006C4EB7" w:rsidRPr="000809D7" w14:paraId="2FF0923A" w14:textId="77777777" w:rsidTr="000809D7">
        <w:trPr>
          <w:trHeight w:hRule="exact" w:val="458"/>
        </w:trPr>
        <w:tc>
          <w:tcPr>
            <w:tcW w:w="510" w:type="dxa"/>
          </w:tcPr>
          <w:p w14:paraId="1A8A7989"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w:t>
            </w:r>
          </w:p>
        </w:tc>
        <w:tc>
          <w:tcPr>
            <w:tcW w:w="696" w:type="dxa"/>
          </w:tcPr>
          <w:p w14:paraId="4D65435A" w14:textId="77777777" w:rsidR="006C4EB7" w:rsidRPr="000809D7" w:rsidRDefault="006C4EB7" w:rsidP="003E49EB">
            <w:pPr>
              <w:rPr>
                <w:rFonts w:ascii="Times New Roman" w:hAnsi="Times New Roman" w:cs="Times New Roman"/>
                <w:sz w:val="24"/>
                <w:szCs w:val="24"/>
              </w:rPr>
            </w:pPr>
          </w:p>
        </w:tc>
        <w:tc>
          <w:tcPr>
            <w:tcW w:w="6439" w:type="dxa"/>
          </w:tcPr>
          <w:p w14:paraId="40D5B195"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Introduction</w:t>
            </w:r>
          </w:p>
          <w:p w14:paraId="610A6B75" w14:textId="77777777" w:rsidR="006C4EB7" w:rsidRPr="000809D7" w:rsidRDefault="006C4EB7" w:rsidP="003E49EB">
            <w:pPr>
              <w:rPr>
                <w:rFonts w:ascii="Times New Roman" w:hAnsi="Times New Roman" w:cs="Times New Roman"/>
                <w:sz w:val="24"/>
                <w:szCs w:val="24"/>
              </w:rPr>
            </w:pPr>
          </w:p>
        </w:tc>
        <w:tc>
          <w:tcPr>
            <w:tcW w:w="1800" w:type="dxa"/>
          </w:tcPr>
          <w:p w14:paraId="67C94889" w14:textId="5030CCAE" w:rsidR="006C4EB7" w:rsidRPr="000809D7" w:rsidRDefault="003266F5" w:rsidP="003E49EB">
            <w:pPr>
              <w:rPr>
                <w:rFonts w:ascii="Times New Roman" w:hAnsi="Times New Roman" w:cs="Times New Roman"/>
                <w:sz w:val="24"/>
                <w:szCs w:val="24"/>
              </w:rPr>
            </w:pPr>
            <w:r>
              <w:rPr>
                <w:rFonts w:ascii="Times New Roman" w:hAnsi="Times New Roman" w:cs="Times New Roman"/>
                <w:sz w:val="24"/>
                <w:szCs w:val="24"/>
              </w:rPr>
              <w:t xml:space="preserve">            5</w:t>
            </w:r>
          </w:p>
        </w:tc>
      </w:tr>
      <w:tr w:rsidR="006C4EB7" w:rsidRPr="000809D7" w14:paraId="0E11F8AC" w14:textId="77777777" w:rsidTr="000809D7">
        <w:trPr>
          <w:trHeight w:val="381"/>
        </w:trPr>
        <w:tc>
          <w:tcPr>
            <w:tcW w:w="510" w:type="dxa"/>
          </w:tcPr>
          <w:p w14:paraId="3B268879" w14:textId="77777777" w:rsidR="006C4EB7" w:rsidRPr="000809D7" w:rsidRDefault="006C4EB7" w:rsidP="003E49EB">
            <w:pPr>
              <w:rPr>
                <w:rFonts w:ascii="Times New Roman" w:hAnsi="Times New Roman" w:cs="Times New Roman"/>
                <w:sz w:val="24"/>
                <w:szCs w:val="24"/>
              </w:rPr>
            </w:pPr>
          </w:p>
        </w:tc>
        <w:tc>
          <w:tcPr>
            <w:tcW w:w="696" w:type="dxa"/>
          </w:tcPr>
          <w:p w14:paraId="504E55C9"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2.1</w:t>
            </w:r>
          </w:p>
        </w:tc>
        <w:tc>
          <w:tcPr>
            <w:tcW w:w="6439" w:type="dxa"/>
          </w:tcPr>
          <w:p w14:paraId="683DD2F7"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Motivation</w:t>
            </w:r>
          </w:p>
        </w:tc>
        <w:tc>
          <w:tcPr>
            <w:tcW w:w="1800" w:type="dxa"/>
          </w:tcPr>
          <w:p w14:paraId="26D32A7E" w14:textId="77777777" w:rsidR="006C4EB7" w:rsidRPr="000809D7" w:rsidRDefault="006C4EB7" w:rsidP="003E49EB">
            <w:pPr>
              <w:rPr>
                <w:rFonts w:ascii="Times New Roman" w:hAnsi="Times New Roman" w:cs="Times New Roman"/>
                <w:sz w:val="24"/>
                <w:szCs w:val="24"/>
              </w:rPr>
            </w:pPr>
          </w:p>
        </w:tc>
      </w:tr>
      <w:tr w:rsidR="006C4EB7" w:rsidRPr="000809D7" w14:paraId="2D9BCB87" w14:textId="77777777" w:rsidTr="000809D7">
        <w:trPr>
          <w:trHeight w:val="381"/>
        </w:trPr>
        <w:tc>
          <w:tcPr>
            <w:tcW w:w="510" w:type="dxa"/>
          </w:tcPr>
          <w:p w14:paraId="627D8A3E" w14:textId="77777777" w:rsidR="006C4EB7" w:rsidRPr="000809D7" w:rsidRDefault="006C4EB7" w:rsidP="003E49EB">
            <w:pPr>
              <w:rPr>
                <w:rFonts w:ascii="Times New Roman" w:hAnsi="Times New Roman" w:cs="Times New Roman"/>
                <w:sz w:val="24"/>
                <w:szCs w:val="24"/>
              </w:rPr>
            </w:pPr>
          </w:p>
        </w:tc>
        <w:tc>
          <w:tcPr>
            <w:tcW w:w="696" w:type="dxa"/>
          </w:tcPr>
          <w:p w14:paraId="052D495D"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2.2</w:t>
            </w:r>
          </w:p>
        </w:tc>
        <w:tc>
          <w:tcPr>
            <w:tcW w:w="6439" w:type="dxa"/>
          </w:tcPr>
          <w:p w14:paraId="35642A49"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Problem statement</w:t>
            </w:r>
          </w:p>
        </w:tc>
        <w:tc>
          <w:tcPr>
            <w:tcW w:w="1800" w:type="dxa"/>
          </w:tcPr>
          <w:p w14:paraId="5EB70085" w14:textId="77777777" w:rsidR="006C4EB7" w:rsidRPr="000809D7" w:rsidRDefault="006C4EB7" w:rsidP="003E49EB">
            <w:pPr>
              <w:rPr>
                <w:rFonts w:ascii="Times New Roman" w:hAnsi="Times New Roman" w:cs="Times New Roman"/>
                <w:sz w:val="24"/>
                <w:szCs w:val="24"/>
              </w:rPr>
            </w:pPr>
          </w:p>
        </w:tc>
      </w:tr>
      <w:tr w:rsidR="006C4EB7" w:rsidRPr="000809D7" w14:paraId="6ABB64D3" w14:textId="77777777" w:rsidTr="000809D7">
        <w:trPr>
          <w:trHeight w:val="381"/>
        </w:trPr>
        <w:tc>
          <w:tcPr>
            <w:tcW w:w="510" w:type="dxa"/>
          </w:tcPr>
          <w:p w14:paraId="4CDBD262" w14:textId="77777777" w:rsidR="006C4EB7" w:rsidRPr="000809D7" w:rsidRDefault="006C4EB7" w:rsidP="003E49EB">
            <w:pPr>
              <w:rPr>
                <w:rFonts w:ascii="Times New Roman" w:hAnsi="Times New Roman" w:cs="Times New Roman"/>
                <w:sz w:val="24"/>
                <w:szCs w:val="24"/>
              </w:rPr>
            </w:pPr>
          </w:p>
        </w:tc>
        <w:tc>
          <w:tcPr>
            <w:tcW w:w="696" w:type="dxa"/>
          </w:tcPr>
          <w:p w14:paraId="2822D95D"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2.3</w:t>
            </w:r>
          </w:p>
        </w:tc>
        <w:tc>
          <w:tcPr>
            <w:tcW w:w="6439" w:type="dxa"/>
          </w:tcPr>
          <w:p w14:paraId="5BF97D81"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Purpose/Objectives/goals</w:t>
            </w:r>
          </w:p>
        </w:tc>
        <w:tc>
          <w:tcPr>
            <w:tcW w:w="1800" w:type="dxa"/>
          </w:tcPr>
          <w:p w14:paraId="0D50AAF6" w14:textId="7604C7DC" w:rsidR="006C4EB7" w:rsidRPr="00432229" w:rsidRDefault="006C4EB7" w:rsidP="00432229">
            <w:pPr>
              <w:rPr>
                <w:sz w:val="24"/>
                <w:szCs w:val="24"/>
                <w:rPrChange w:id="0" w:author="Prajakta Pasalkar" w:date="2024-04-08T13:16:00Z" w16du:dateUtc="2024-04-08T07:46:00Z">
                  <w:rPr>
                    <w:rFonts w:ascii="Times New Roman" w:hAnsi="Times New Roman" w:cs="Times New Roman"/>
                    <w:sz w:val="24"/>
                    <w:szCs w:val="24"/>
                  </w:rPr>
                </w:rPrChange>
              </w:rPr>
            </w:pPr>
          </w:p>
        </w:tc>
      </w:tr>
      <w:tr w:rsidR="006C4EB7" w:rsidRPr="000809D7" w14:paraId="444D0085" w14:textId="77777777" w:rsidTr="000809D7">
        <w:trPr>
          <w:trHeight w:val="402"/>
        </w:trPr>
        <w:tc>
          <w:tcPr>
            <w:tcW w:w="510" w:type="dxa"/>
          </w:tcPr>
          <w:p w14:paraId="3217DB1B" w14:textId="77777777" w:rsidR="006C4EB7" w:rsidRPr="000809D7" w:rsidRDefault="006C4EB7" w:rsidP="003E49EB">
            <w:pPr>
              <w:rPr>
                <w:rFonts w:ascii="Times New Roman" w:hAnsi="Times New Roman" w:cs="Times New Roman"/>
                <w:sz w:val="24"/>
                <w:szCs w:val="24"/>
              </w:rPr>
            </w:pPr>
          </w:p>
        </w:tc>
        <w:tc>
          <w:tcPr>
            <w:tcW w:w="696" w:type="dxa"/>
          </w:tcPr>
          <w:p w14:paraId="583D563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2.4</w:t>
            </w:r>
          </w:p>
        </w:tc>
        <w:tc>
          <w:tcPr>
            <w:tcW w:w="6439" w:type="dxa"/>
          </w:tcPr>
          <w:p w14:paraId="4421CA7C"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Literature survey</w:t>
            </w:r>
          </w:p>
        </w:tc>
        <w:tc>
          <w:tcPr>
            <w:tcW w:w="1800" w:type="dxa"/>
          </w:tcPr>
          <w:p w14:paraId="5F61C199" w14:textId="77777777" w:rsidR="006C4EB7" w:rsidRPr="000809D7" w:rsidRDefault="006C4EB7" w:rsidP="003E49EB">
            <w:pPr>
              <w:rPr>
                <w:rFonts w:ascii="Times New Roman" w:hAnsi="Times New Roman" w:cs="Times New Roman"/>
                <w:sz w:val="24"/>
                <w:szCs w:val="24"/>
              </w:rPr>
            </w:pPr>
          </w:p>
        </w:tc>
      </w:tr>
      <w:tr w:rsidR="006C4EB7" w:rsidRPr="000809D7" w14:paraId="4B7EBEE7" w14:textId="77777777" w:rsidTr="000809D7">
        <w:trPr>
          <w:trHeight w:val="381"/>
        </w:trPr>
        <w:tc>
          <w:tcPr>
            <w:tcW w:w="510" w:type="dxa"/>
          </w:tcPr>
          <w:p w14:paraId="5919C468" w14:textId="77777777" w:rsidR="006C4EB7" w:rsidRPr="000809D7" w:rsidRDefault="006C4EB7" w:rsidP="003E49EB">
            <w:pPr>
              <w:rPr>
                <w:rFonts w:ascii="Times New Roman" w:hAnsi="Times New Roman" w:cs="Times New Roman"/>
                <w:sz w:val="24"/>
                <w:szCs w:val="24"/>
              </w:rPr>
            </w:pPr>
          </w:p>
        </w:tc>
        <w:tc>
          <w:tcPr>
            <w:tcW w:w="696" w:type="dxa"/>
          </w:tcPr>
          <w:p w14:paraId="4C90BEAB"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2.5</w:t>
            </w:r>
          </w:p>
        </w:tc>
        <w:tc>
          <w:tcPr>
            <w:tcW w:w="6439" w:type="dxa"/>
          </w:tcPr>
          <w:p w14:paraId="67EF8DBF"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Project Scope and Limitations</w:t>
            </w:r>
          </w:p>
        </w:tc>
        <w:tc>
          <w:tcPr>
            <w:tcW w:w="1800" w:type="dxa"/>
          </w:tcPr>
          <w:p w14:paraId="6C1DBA3E" w14:textId="77777777" w:rsidR="006C4EB7" w:rsidRPr="000809D7" w:rsidRDefault="006C4EB7" w:rsidP="003E49EB">
            <w:pPr>
              <w:rPr>
                <w:rFonts w:ascii="Times New Roman" w:hAnsi="Times New Roman" w:cs="Times New Roman"/>
                <w:sz w:val="24"/>
                <w:szCs w:val="24"/>
              </w:rPr>
            </w:pPr>
          </w:p>
        </w:tc>
      </w:tr>
      <w:tr w:rsidR="006C4EB7" w:rsidRPr="000809D7" w14:paraId="23F7B7CF" w14:textId="77777777" w:rsidTr="000809D7">
        <w:trPr>
          <w:trHeight w:val="381"/>
        </w:trPr>
        <w:tc>
          <w:tcPr>
            <w:tcW w:w="510" w:type="dxa"/>
          </w:tcPr>
          <w:p w14:paraId="586E90C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w:t>
            </w:r>
          </w:p>
        </w:tc>
        <w:tc>
          <w:tcPr>
            <w:tcW w:w="696" w:type="dxa"/>
          </w:tcPr>
          <w:p w14:paraId="24B56C4D" w14:textId="77777777" w:rsidR="006C4EB7" w:rsidRPr="000809D7" w:rsidRDefault="006C4EB7" w:rsidP="003E49EB">
            <w:pPr>
              <w:rPr>
                <w:rFonts w:ascii="Times New Roman" w:hAnsi="Times New Roman" w:cs="Times New Roman"/>
                <w:sz w:val="24"/>
                <w:szCs w:val="24"/>
              </w:rPr>
            </w:pPr>
          </w:p>
        </w:tc>
        <w:tc>
          <w:tcPr>
            <w:tcW w:w="6439" w:type="dxa"/>
          </w:tcPr>
          <w:p w14:paraId="5F08946C"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System Analysis</w:t>
            </w:r>
          </w:p>
        </w:tc>
        <w:tc>
          <w:tcPr>
            <w:tcW w:w="1800" w:type="dxa"/>
          </w:tcPr>
          <w:p w14:paraId="6732D3E4" w14:textId="77777777" w:rsidR="006C4EB7" w:rsidRPr="000809D7" w:rsidRDefault="006C4EB7" w:rsidP="003E49EB">
            <w:pPr>
              <w:rPr>
                <w:rFonts w:ascii="Times New Roman" w:hAnsi="Times New Roman" w:cs="Times New Roman"/>
                <w:sz w:val="24"/>
                <w:szCs w:val="24"/>
              </w:rPr>
            </w:pPr>
          </w:p>
        </w:tc>
      </w:tr>
      <w:tr w:rsidR="006C4EB7" w:rsidRPr="000809D7" w14:paraId="63EE370C" w14:textId="77777777" w:rsidTr="000809D7">
        <w:trPr>
          <w:trHeight w:val="381"/>
        </w:trPr>
        <w:tc>
          <w:tcPr>
            <w:tcW w:w="510" w:type="dxa"/>
          </w:tcPr>
          <w:p w14:paraId="71533BD7" w14:textId="77777777" w:rsidR="006C4EB7" w:rsidRPr="000809D7" w:rsidRDefault="006C4EB7" w:rsidP="003E49EB">
            <w:pPr>
              <w:rPr>
                <w:rFonts w:ascii="Times New Roman" w:hAnsi="Times New Roman" w:cs="Times New Roman"/>
                <w:sz w:val="24"/>
                <w:szCs w:val="24"/>
              </w:rPr>
            </w:pPr>
          </w:p>
        </w:tc>
        <w:tc>
          <w:tcPr>
            <w:tcW w:w="696" w:type="dxa"/>
          </w:tcPr>
          <w:p w14:paraId="212B976D"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3.1</w:t>
            </w:r>
          </w:p>
        </w:tc>
        <w:tc>
          <w:tcPr>
            <w:tcW w:w="6439" w:type="dxa"/>
          </w:tcPr>
          <w:p w14:paraId="205CEEDE"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Existing System</w:t>
            </w:r>
          </w:p>
        </w:tc>
        <w:tc>
          <w:tcPr>
            <w:tcW w:w="1800" w:type="dxa"/>
          </w:tcPr>
          <w:p w14:paraId="28446BF4" w14:textId="77777777" w:rsidR="006C4EB7" w:rsidRPr="000809D7" w:rsidRDefault="006C4EB7" w:rsidP="003E49EB">
            <w:pPr>
              <w:rPr>
                <w:rFonts w:ascii="Times New Roman" w:hAnsi="Times New Roman" w:cs="Times New Roman"/>
                <w:sz w:val="24"/>
                <w:szCs w:val="24"/>
              </w:rPr>
            </w:pPr>
          </w:p>
        </w:tc>
      </w:tr>
      <w:tr w:rsidR="006C4EB7" w:rsidRPr="000809D7" w14:paraId="7947C4A1" w14:textId="77777777" w:rsidTr="000809D7">
        <w:trPr>
          <w:trHeight w:val="381"/>
        </w:trPr>
        <w:tc>
          <w:tcPr>
            <w:tcW w:w="510" w:type="dxa"/>
          </w:tcPr>
          <w:p w14:paraId="44C2A52B" w14:textId="77777777" w:rsidR="006C4EB7" w:rsidRPr="000809D7" w:rsidRDefault="006C4EB7" w:rsidP="003E49EB">
            <w:pPr>
              <w:rPr>
                <w:rFonts w:ascii="Times New Roman" w:hAnsi="Times New Roman" w:cs="Times New Roman"/>
                <w:sz w:val="24"/>
                <w:szCs w:val="24"/>
              </w:rPr>
            </w:pPr>
          </w:p>
        </w:tc>
        <w:tc>
          <w:tcPr>
            <w:tcW w:w="696" w:type="dxa"/>
          </w:tcPr>
          <w:p w14:paraId="7A474C57"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3.2</w:t>
            </w:r>
          </w:p>
        </w:tc>
        <w:tc>
          <w:tcPr>
            <w:tcW w:w="6439" w:type="dxa"/>
          </w:tcPr>
          <w:p w14:paraId="1C48B120"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Scope and Limitation of existing system</w:t>
            </w:r>
          </w:p>
        </w:tc>
        <w:tc>
          <w:tcPr>
            <w:tcW w:w="1800" w:type="dxa"/>
          </w:tcPr>
          <w:p w14:paraId="2BBFD47F" w14:textId="77777777" w:rsidR="006C4EB7" w:rsidRPr="000809D7" w:rsidRDefault="006C4EB7" w:rsidP="003E49EB">
            <w:pPr>
              <w:rPr>
                <w:rFonts w:ascii="Times New Roman" w:hAnsi="Times New Roman" w:cs="Times New Roman"/>
                <w:sz w:val="24"/>
                <w:szCs w:val="24"/>
              </w:rPr>
            </w:pPr>
          </w:p>
        </w:tc>
      </w:tr>
      <w:tr w:rsidR="006C4EB7" w:rsidRPr="000809D7" w14:paraId="65457849" w14:textId="77777777" w:rsidTr="000809D7">
        <w:trPr>
          <w:trHeight w:val="381"/>
        </w:trPr>
        <w:tc>
          <w:tcPr>
            <w:tcW w:w="510" w:type="dxa"/>
          </w:tcPr>
          <w:p w14:paraId="514F530B" w14:textId="77777777" w:rsidR="006C4EB7" w:rsidRPr="000809D7" w:rsidRDefault="006C4EB7" w:rsidP="003E49EB">
            <w:pPr>
              <w:rPr>
                <w:rFonts w:ascii="Times New Roman" w:hAnsi="Times New Roman" w:cs="Times New Roman"/>
                <w:sz w:val="24"/>
                <w:szCs w:val="24"/>
              </w:rPr>
            </w:pPr>
          </w:p>
        </w:tc>
        <w:tc>
          <w:tcPr>
            <w:tcW w:w="696" w:type="dxa"/>
          </w:tcPr>
          <w:p w14:paraId="6B319EE4"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3.3</w:t>
            </w:r>
          </w:p>
        </w:tc>
        <w:tc>
          <w:tcPr>
            <w:tcW w:w="6439" w:type="dxa"/>
          </w:tcPr>
          <w:p w14:paraId="69A97F1F"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Project perspective, features, stakeholders</w:t>
            </w:r>
          </w:p>
        </w:tc>
        <w:tc>
          <w:tcPr>
            <w:tcW w:w="1800" w:type="dxa"/>
          </w:tcPr>
          <w:p w14:paraId="267EB07D" w14:textId="77777777" w:rsidR="006C4EB7" w:rsidRPr="000809D7" w:rsidRDefault="006C4EB7" w:rsidP="003E49EB">
            <w:pPr>
              <w:rPr>
                <w:rFonts w:ascii="Times New Roman" w:hAnsi="Times New Roman" w:cs="Times New Roman"/>
                <w:sz w:val="24"/>
                <w:szCs w:val="24"/>
              </w:rPr>
            </w:pPr>
          </w:p>
        </w:tc>
      </w:tr>
      <w:tr w:rsidR="006C4EB7" w:rsidRPr="000809D7" w14:paraId="10F81A72" w14:textId="77777777" w:rsidTr="000809D7">
        <w:trPr>
          <w:trHeight w:val="381"/>
        </w:trPr>
        <w:tc>
          <w:tcPr>
            <w:tcW w:w="510" w:type="dxa"/>
          </w:tcPr>
          <w:p w14:paraId="3524704C" w14:textId="77777777" w:rsidR="006C4EB7" w:rsidRPr="000809D7" w:rsidRDefault="006C4EB7" w:rsidP="003E49EB">
            <w:pPr>
              <w:rPr>
                <w:rFonts w:ascii="Times New Roman" w:hAnsi="Times New Roman" w:cs="Times New Roman"/>
                <w:sz w:val="24"/>
                <w:szCs w:val="24"/>
              </w:rPr>
            </w:pPr>
          </w:p>
        </w:tc>
        <w:tc>
          <w:tcPr>
            <w:tcW w:w="696" w:type="dxa"/>
          </w:tcPr>
          <w:p w14:paraId="51F4DD0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3.4</w:t>
            </w:r>
          </w:p>
        </w:tc>
        <w:tc>
          <w:tcPr>
            <w:tcW w:w="6439" w:type="dxa"/>
          </w:tcPr>
          <w:p w14:paraId="39D0A2C6" w14:textId="77777777" w:rsidR="006C4EB7" w:rsidRPr="000809D7" w:rsidRDefault="006C4EB7" w:rsidP="003E49EB">
            <w:pPr>
              <w:pStyle w:val="ListParagraph"/>
              <w:ind w:left="1080"/>
              <w:rPr>
                <w:rFonts w:ascii="Times New Roman" w:hAnsi="Times New Roman" w:cs="Times New Roman"/>
                <w:sz w:val="24"/>
                <w:szCs w:val="24"/>
              </w:rPr>
            </w:pPr>
            <w:r w:rsidRPr="000809D7">
              <w:rPr>
                <w:rFonts w:ascii="Times New Roman" w:hAnsi="Times New Roman" w:cs="Times New Roman"/>
                <w:sz w:val="24"/>
                <w:szCs w:val="24"/>
              </w:rPr>
              <w:t>Requirement Analysis</w:t>
            </w:r>
          </w:p>
        </w:tc>
        <w:tc>
          <w:tcPr>
            <w:tcW w:w="1800" w:type="dxa"/>
          </w:tcPr>
          <w:p w14:paraId="14014D1D" w14:textId="77777777" w:rsidR="006C4EB7" w:rsidRPr="000809D7" w:rsidRDefault="006C4EB7" w:rsidP="003E49EB">
            <w:pPr>
              <w:rPr>
                <w:rFonts w:ascii="Times New Roman" w:hAnsi="Times New Roman" w:cs="Times New Roman"/>
                <w:sz w:val="24"/>
                <w:szCs w:val="24"/>
              </w:rPr>
            </w:pPr>
          </w:p>
        </w:tc>
      </w:tr>
      <w:tr w:rsidR="006C4EB7" w:rsidRPr="000809D7" w14:paraId="43EF8C06" w14:textId="77777777" w:rsidTr="000809D7">
        <w:trPr>
          <w:trHeight w:val="381"/>
        </w:trPr>
        <w:tc>
          <w:tcPr>
            <w:tcW w:w="510" w:type="dxa"/>
          </w:tcPr>
          <w:p w14:paraId="191B30C7" w14:textId="77777777" w:rsidR="006C4EB7" w:rsidRPr="000809D7" w:rsidRDefault="006C4EB7" w:rsidP="003E49EB">
            <w:pPr>
              <w:rPr>
                <w:rFonts w:ascii="Times New Roman" w:hAnsi="Times New Roman" w:cs="Times New Roman"/>
                <w:sz w:val="24"/>
                <w:szCs w:val="24"/>
              </w:rPr>
            </w:pPr>
          </w:p>
        </w:tc>
        <w:tc>
          <w:tcPr>
            <w:tcW w:w="696" w:type="dxa"/>
          </w:tcPr>
          <w:p w14:paraId="432AFFF6"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3.4.1</w:t>
            </w:r>
          </w:p>
        </w:tc>
        <w:tc>
          <w:tcPr>
            <w:tcW w:w="6439" w:type="dxa"/>
          </w:tcPr>
          <w:p w14:paraId="63AA46A6"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Functional Analysis</w:t>
            </w:r>
          </w:p>
        </w:tc>
        <w:tc>
          <w:tcPr>
            <w:tcW w:w="1800" w:type="dxa"/>
          </w:tcPr>
          <w:p w14:paraId="166536AF" w14:textId="77777777" w:rsidR="006C4EB7" w:rsidRPr="000809D7" w:rsidRDefault="006C4EB7" w:rsidP="003E49EB">
            <w:pPr>
              <w:rPr>
                <w:rFonts w:ascii="Times New Roman" w:hAnsi="Times New Roman" w:cs="Times New Roman"/>
                <w:sz w:val="24"/>
                <w:szCs w:val="24"/>
              </w:rPr>
            </w:pPr>
          </w:p>
        </w:tc>
      </w:tr>
      <w:tr w:rsidR="006C4EB7" w:rsidRPr="000809D7" w14:paraId="2944A1D3" w14:textId="77777777" w:rsidTr="000809D7">
        <w:trPr>
          <w:trHeight w:val="381"/>
        </w:trPr>
        <w:tc>
          <w:tcPr>
            <w:tcW w:w="510" w:type="dxa"/>
          </w:tcPr>
          <w:p w14:paraId="57DBA1B6" w14:textId="77777777" w:rsidR="006C4EB7" w:rsidRPr="000809D7" w:rsidRDefault="006C4EB7" w:rsidP="003E49EB">
            <w:pPr>
              <w:rPr>
                <w:rFonts w:ascii="Times New Roman" w:hAnsi="Times New Roman" w:cs="Times New Roman"/>
                <w:sz w:val="24"/>
                <w:szCs w:val="24"/>
              </w:rPr>
            </w:pPr>
          </w:p>
        </w:tc>
        <w:tc>
          <w:tcPr>
            <w:tcW w:w="696" w:type="dxa"/>
          </w:tcPr>
          <w:p w14:paraId="1FD7B3A9"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3.4.2</w:t>
            </w:r>
          </w:p>
        </w:tc>
        <w:tc>
          <w:tcPr>
            <w:tcW w:w="6439" w:type="dxa"/>
          </w:tcPr>
          <w:p w14:paraId="31142D7E"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Performance Analysis</w:t>
            </w:r>
          </w:p>
        </w:tc>
        <w:tc>
          <w:tcPr>
            <w:tcW w:w="1800" w:type="dxa"/>
          </w:tcPr>
          <w:p w14:paraId="6E21FF1B" w14:textId="77777777" w:rsidR="006C4EB7" w:rsidRPr="000809D7" w:rsidRDefault="006C4EB7" w:rsidP="003E49EB">
            <w:pPr>
              <w:rPr>
                <w:rFonts w:ascii="Times New Roman" w:hAnsi="Times New Roman" w:cs="Times New Roman"/>
                <w:sz w:val="24"/>
                <w:szCs w:val="24"/>
              </w:rPr>
            </w:pPr>
          </w:p>
        </w:tc>
      </w:tr>
      <w:tr w:rsidR="006C4EB7" w:rsidRPr="000809D7" w14:paraId="79D5069D" w14:textId="77777777" w:rsidTr="000809D7">
        <w:trPr>
          <w:trHeight w:val="381"/>
        </w:trPr>
        <w:tc>
          <w:tcPr>
            <w:tcW w:w="510" w:type="dxa"/>
          </w:tcPr>
          <w:p w14:paraId="4900EE99" w14:textId="77777777" w:rsidR="006C4EB7" w:rsidRPr="000809D7" w:rsidRDefault="006C4EB7" w:rsidP="003E49EB">
            <w:pPr>
              <w:rPr>
                <w:rFonts w:ascii="Times New Roman" w:hAnsi="Times New Roman" w:cs="Times New Roman"/>
                <w:sz w:val="24"/>
                <w:szCs w:val="24"/>
              </w:rPr>
            </w:pPr>
          </w:p>
        </w:tc>
        <w:tc>
          <w:tcPr>
            <w:tcW w:w="696" w:type="dxa"/>
          </w:tcPr>
          <w:p w14:paraId="43CE4058"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3.4.3</w:t>
            </w:r>
          </w:p>
        </w:tc>
        <w:tc>
          <w:tcPr>
            <w:tcW w:w="6439" w:type="dxa"/>
          </w:tcPr>
          <w:p w14:paraId="5A8744DC"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Security Analysis</w:t>
            </w:r>
          </w:p>
        </w:tc>
        <w:tc>
          <w:tcPr>
            <w:tcW w:w="1800" w:type="dxa"/>
          </w:tcPr>
          <w:p w14:paraId="1269A469" w14:textId="77777777" w:rsidR="006C4EB7" w:rsidRPr="000809D7" w:rsidRDefault="006C4EB7" w:rsidP="003E49EB">
            <w:pPr>
              <w:rPr>
                <w:rFonts w:ascii="Times New Roman" w:hAnsi="Times New Roman" w:cs="Times New Roman"/>
                <w:sz w:val="24"/>
                <w:szCs w:val="24"/>
              </w:rPr>
            </w:pPr>
          </w:p>
        </w:tc>
      </w:tr>
      <w:tr w:rsidR="006C4EB7" w:rsidRPr="000809D7" w14:paraId="302491C2" w14:textId="77777777" w:rsidTr="000809D7">
        <w:trPr>
          <w:trHeight w:val="381"/>
        </w:trPr>
        <w:tc>
          <w:tcPr>
            <w:tcW w:w="510" w:type="dxa"/>
          </w:tcPr>
          <w:p w14:paraId="7C6BB742"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w:t>
            </w:r>
          </w:p>
        </w:tc>
        <w:tc>
          <w:tcPr>
            <w:tcW w:w="696" w:type="dxa"/>
          </w:tcPr>
          <w:p w14:paraId="4B62537D" w14:textId="77777777" w:rsidR="006C4EB7" w:rsidRPr="000809D7" w:rsidRDefault="006C4EB7" w:rsidP="003E49EB">
            <w:pPr>
              <w:rPr>
                <w:rFonts w:ascii="Times New Roman" w:hAnsi="Times New Roman" w:cs="Times New Roman"/>
                <w:sz w:val="24"/>
                <w:szCs w:val="24"/>
              </w:rPr>
            </w:pPr>
          </w:p>
        </w:tc>
        <w:tc>
          <w:tcPr>
            <w:tcW w:w="6439" w:type="dxa"/>
          </w:tcPr>
          <w:p w14:paraId="1629CDA3"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System Design</w:t>
            </w:r>
          </w:p>
        </w:tc>
        <w:tc>
          <w:tcPr>
            <w:tcW w:w="1800" w:type="dxa"/>
          </w:tcPr>
          <w:p w14:paraId="5CC296EB" w14:textId="77777777" w:rsidR="006C4EB7" w:rsidRPr="000809D7" w:rsidRDefault="006C4EB7" w:rsidP="003E49EB">
            <w:pPr>
              <w:rPr>
                <w:rFonts w:ascii="Times New Roman" w:hAnsi="Times New Roman" w:cs="Times New Roman"/>
                <w:sz w:val="24"/>
                <w:szCs w:val="24"/>
              </w:rPr>
            </w:pPr>
          </w:p>
        </w:tc>
      </w:tr>
      <w:tr w:rsidR="006C4EB7" w:rsidRPr="000809D7" w14:paraId="72A914D0" w14:textId="77777777" w:rsidTr="000809D7">
        <w:trPr>
          <w:trHeight w:val="381"/>
        </w:trPr>
        <w:tc>
          <w:tcPr>
            <w:tcW w:w="510" w:type="dxa"/>
          </w:tcPr>
          <w:p w14:paraId="05F897E5" w14:textId="77777777" w:rsidR="006C4EB7" w:rsidRPr="000809D7" w:rsidRDefault="006C4EB7" w:rsidP="003E49EB">
            <w:pPr>
              <w:rPr>
                <w:rFonts w:ascii="Times New Roman" w:hAnsi="Times New Roman" w:cs="Times New Roman"/>
                <w:sz w:val="24"/>
                <w:szCs w:val="24"/>
              </w:rPr>
            </w:pPr>
          </w:p>
        </w:tc>
        <w:tc>
          <w:tcPr>
            <w:tcW w:w="696" w:type="dxa"/>
          </w:tcPr>
          <w:p w14:paraId="2CE7EC8E"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4.1</w:t>
            </w:r>
          </w:p>
        </w:tc>
        <w:tc>
          <w:tcPr>
            <w:tcW w:w="6439" w:type="dxa"/>
          </w:tcPr>
          <w:p w14:paraId="586ADE8C"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Design constraints</w:t>
            </w:r>
          </w:p>
        </w:tc>
        <w:tc>
          <w:tcPr>
            <w:tcW w:w="1800" w:type="dxa"/>
          </w:tcPr>
          <w:p w14:paraId="16E88E55" w14:textId="77777777" w:rsidR="006C4EB7" w:rsidRPr="000809D7" w:rsidRDefault="006C4EB7" w:rsidP="003E49EB">
            <w:pPr>
              <w:rPr>
                <w:rFonts w:ascii="Times New Roman" w:hAnsi="Times New Roman" w:cs="Times New Roman"/>
                <w:sz w:val="24"/>
                <w:szCs w:val="24"/>
              </w:rPr>
            </w:pPr>
          </w:p>
        </w:tc>
      </w:tr>
      <w:tr w:rsidR="006C4EB7" w:rsidRPr="000809D7" w14:paraId="29C06C66" w14:textId="77777777" w:rsidTr="000809D7">
        <w:trPr>
          <w:trHeight w:val="381"/>
        </w:trPr>
        <w:tc>
          <w:tcPr>
            <w:tcW w:w="510" w:type="dxa"/>
          </w:tcPr>
          <w:p w14:paraId="5B9069C5" w14:textId="77777777" w:rsidR="006C4EB7" w:rsidRPr="000809D7" w:rsidRDefault="006C4EB7" w:rsidP="003E49EB">
            <w:pPr>
              <w:rPr>
                <w:rFonts w:ascii="Times New Roman" w:hAnsi="Times New Roman" w:cs="Times New Roman"/>
                <w:sz w:val="24"/>
                <w:szCs w:val="24"/>
              </w:rPr>
            </w:pPr>
          </w:p>
        </w:tc>
        <w:tc>
          <w:tcPr>
            <w:tcW w:w="696" w:type="dxa"/>
          </w:tcPr>
          <w:p w14:paraId="4E368E4C"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4.2</w:t>
            </w:r>
          </w:p>
        </w:tc>
        <w:tc>
          <w:tcPr>
            <w:tcW w:w="6439" w:type="dxa"/>
          </w:tcPr>
          <w:p w14:paraId="1DFDCA62"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System Model</w:t>
            </w:r>
          </w:p>
        </w:tc>
        <w:tc>
          <w:tcPr>
            <w:tcW w:w="1800" w:type="dxa"/>
          </w:tcPr>
          <w:p w14:paraId="2C49E419" w14:textId="77777777" w:rsidR="006C4EB7" w:rsidRPr="000809D7" w:rsidRDefault="006C4EB7" w:rsidP="003E49EB">
            <w:pPr>
              <w:rPr>
                <w:rFonts w:ascii="Times New Roman" w:hAnsi="Times New Roman" w:cs="Times New Roman"/>
                <w:sz w:val="24"/>
                <w:szCs w:val="24"/>
              </w:rPr>
            </w:pPr>
          </w:p>
        </w:tc>
      </w:tr>
      <w:tr w:rsidR="006C4EB7" w:rsidRPr="000809D7" w14:paraId="4E1A4725" w14:textId="77777777" w:rsidTr="000809D7">
        <w:trPr>
          <w:trHeight w:val="381"/>
        </w:trPr>
        <w:tc>
          <w:tcPr>
            <w:tcW w:w="510" w:type="dxa"/>
          </w:tcPr>
          <w:p w14:paraId="560B4C4F" w14:textId="77777777" w:rsidR="006C4EB7" w:rsidRPr="000809D7" w:rsidRDefault="006C4EB7" w:rsidP="003E49EB">
            <w:pPr>
              <w:rPr>
                <w:rFonts w:ascii="Times New Roman" w:hAnsi="Times New Roman" w:cs="Times New Roman"/>
                <w:sz w:val="24"/>
                <w:szCs w:val="24"/>
              </w:rPr>
            </w:pPr>
          </w:p>
        </w:tc>
        <w:tc>
          <w:tcPr>
            <w:tcW w:w="696" w:type="dxa"/>
          </w:tcPr>
          <w:p w14:paraId="0A7B68F1"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4.2.1</w:t>
            </w:r>
          </w:p>
        </w:tc>
        <w:tc>
          <w:tcPr>
            <w:tcW w:w="6439" w:type="dxa"/>
          </w:tcPr>
          <w:p w14:paraId="3B758ACA"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Data Flow Diagram</w:t>
            </w:r>
          </w:p>
        </w:tc>
        <w:tc>
          <w:tcPr>
            <w:tcW w:w="1800" w:type="dxa"/>
          </w:tcPr>
          <w:p w14:paraId="275A4BCA" w14:textId="77777777" w:rsidR="006C4EB7" w:rsidRPr="000809D7" w:rsidRDefault="006C4EB7" w:rsidP="003E49EB">
            <w:pPr>
              <w:rPr>
                <w:rFonts w:ascii="Times New Roman" w:hAnsi="Times New Roman" w:cs="Times New Roman"/>
                <w:sz w:val="24"/>
                <w:szCs w:val="24"/>
              </w:rPr>
            </w:pPr>
          </w:p>
        </w:tc>
      </w:tr>
      <w:tr w:rsidR="006C4EB7" w:rsidRPr="000809D7" w14:paraId="71AC8C96" w14:textId="77777777" w:rsidTr="000809D7">
        <w:trPr>
          <w:trHeight w:val="381"/>
        </w:trPr>
        <w:tc>
          <w:tcPr>
            <w:tcW w:w="510" w:type="dxa"/>
          </w:tcPr>
          <w:p w14:paraId="61282A36" w14:textId="77777777" w:rsidR="006C4EB7" w:rsidRPr="000809D7" w:rsidRDefault="006C4EB7" w:rsidP="003E49EB">
            <w:pPr>
              <w:rPr>
                <w:rFonts w:ascii="Times New Roman" w:hAnsi="Times New Roman" w:cs="Times New Roman"/>
                <w:sz w:val="24"/>
                <w:szCs w:val="24"/>
              </w:rPr>
            </w:pPr>
          </w:p>
        </w:tc>
        <w:tc>
          <w:tcPr>
            <w:tcW w:w="696" w:type="dxa"/>
          </w:tcPr>
          <w:p w14:paraId="5CE8364D"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4.2.2</w:t>
            </w:r>
          </w:p>
        </w:tc>
        <w:tc>
          <w:tcPr>
            <w:tcW w:w="6439" w:type="dxa"/>
          </w:tcPr>
          <w:p w14:paraId="53781C43" w14:textId="77777777" w:rsidR="006C4EB7" w:rsidRPr="000809D7" w:rsidRDefault="006C4EB7" w:rsidP="003E49EB">
            <w:pPr>
              <w:pStyle w:val="ListParagraph"/>
              <w:rPr>
                <w:rFonts w:ascii="Times New Roman" w:hAnsi="Times New Roman" w:cs="Times New Roman"/>
                <w:sz w:val="24"/>
                <w:szCs w:val="24"/>
              </w:rPr>
            </w:pPr>
            <w:r w:rsidRPr="000809D7">
              <w:rPr>
                <w:rFonts w:ascii="Times New Roman" w:hAnsi="Times New Roman" w:cs="Times New Roman"/>
                <w:sz w:val="24"/>
                <w:szCs w:val="24"/>
              </w:rPr>
              <w:t xml:space="preserve">                Data Model</w:t>
            </w:r>
          </w:p>
        </w:tc>
        <w:tc>
          <w:tcPr>
            <w:tcW w:w="1800" w:type="dxa"/>
          </w:tcPr>
          <w:p w14:paraId="41E10C95" w14:textId="77777777" w:rsidR="006C4EB7" w:rsidRPr="000809D7" w:rsidRDefault="006C4EB7" w:rsidP="003E49EB">
            <w:pPr>
              <w:rPr>
                <w:rFonts w:ascii="Times New Roman" w:hAnsi="Times New Roman" w:cs="Times New Roman"/>
                <w:sz w:val="24"/>
                <w:szCs w:val="24"/>
              </w:rPr>
            </w:pPr>
          </w:p>
        </w:tc>
      </w:tr>
      <w:tr w:rsidR="006C4EB7" w:rsidRPr="000809D7" w14:paraId="77414586" w14:textId="77777777" w:rsidTr="000809D7">
        <w:trPr>
          <w:trHeight w:val="415"/>
        </w:trPr>
        <w:tc>
          <w:tcPr>
            <w:tcW w:w="510" w:type="dxa"/>
          </w:tcPr>
          <w:p w14:paraId="039A5C3E" w14:textId="77777777" w:rsidR="006C4EB7" w:rsidRPr="000809D7" w:rsidRDefault="006C4EB7" w:rsidP="003E49EB">
            <w:pPr>
              <w:rPr>
                <w:rFonts w:ascii="Times New Roman" w:hAnsi="Times New Roman" w:cs="Times New Roman"/>
                <w:sz w:val="24"/>
                <w:szCs w:val="24"/>
              </w:rPr>
            </w:pPr>
          </w:p>
        </w:tc>
        <w:tc>
          <w:tcPr>
            <w:tcW w:w="696" w:type="dxa"/>
          </w:tcPr>
          <w:p w14:paraId="53D172D7"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4.3</w:t>
            </w:r>
          </w:p>
        </w:tc>
        <w:tc>
          <w:tcPr>
            <w:tcW w:w="6439" w:type="dxa"/>
          </w:tcPr>
          <w:p w14:paraId="252F846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 xml:space="preserve">                   User Interface  </w:t>
            </w:r>
          </w:p>
        </w:tc>
        <w:tc>
          <w:tcPr>
            <w:tcW w:w="1800" w:type="dxa"/>
          </w:tcPr>
          <w:p w14:paraId="2AF795F9" w14:textId="77777777" w:rsidR="006C4EB7" w:rsidRPr="000809D7" w:rsidRDefault="006C4EB7" w:rsidP="003E49EB">
            <w:pPr>
              <w:rPr>
                <w:rFonts w:ascii="Times New Roman" w:hAnsi="Times New Roman" w:cs="Times New Roman"/>
                <w:sz w:val="24"/>
                <w:szCs w:val="24"/>
              </w:rPr>
            </w:pPr>
          </w:p>
        </w:tc>
      </w:tr>
      <w:tr w:rsidR="006C4EB7" w:rsidRPr="000809D7" w14:paraId="6E4CAAC5" w14:textId="77777777" w:rsidTr="000809D7">
        <w:trPr>
          <w:trHeight w:val="381"/>
        </w:trPr>
        <w:tc>
          <w:tcPr>
            <w:tcW w:w="510" w:type="dxa"/>
          </w:tcPr>
          <w:p w14:paraId="1E151E3E"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5</w:t>
            </w:r>
          </w:p>
        </w:tc>
        <w:tc>
          <w:tcPr>
            <w:tcW w:w="696" w:type="dxa"/>
          </w:tcPr>
          <w:p w14:paraId="2B35EE0B" w14:textId="77777777" w:rsidR="006C4EB7" w:rsidRPr="000809D7" w:rsidRDefault="006C4EB7" w:rsidP="003E49EB">
            <w:pPr>
              <w:rPr>
                <w:rFonts w:ascii="Times New Roman" w:hAnsi="Times New Roman" w:cs="Times New Roman"/>
                <w:sz w:val="24"/>
                <w:szCs w:val="24"/>
              </w:rPr>
            </w:pPr>
          </w:p>
        </w:tc>
        <w:tc>
          <w:tcPr>
            <w:tcW w:w="6439" w:type="dxa"/>
          </w:tcPr>
          <w:p w14:paraId="4EF9D457"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Implementation Details</w:t>
            </w:r>
          </w:p>
        </w:tc>
        <w:tc>
          <w:tcPr>
            <w:tcW w:w="1800" w:type="dxa"/>
          </w:tcPr>
          <w:p w14:paraId="6153FE39" w14:textId="77777777" w:rsidR="006C4EB7" w:rsidRPr="000809D7" w:rsidRDefault="006C4EB7" w:rsidP="003E49EB">
            <w:pPr>
              <w:rPr>
                <w:rFonts w:ascii="Times New Roman" w:hAnsi="Times New Roman" w:cs="Times New Roman"/>
                <w:sz w:val="24"/>
                <w:szCs w:val="24"/>
              </w:rPr>
            </w:pPr>
          </w:p>
        </w:tc>
      </w:tr>
      <w:tr w:rsidR="006C4EB7" w:rsidRPr="000809D7" w14:paraId="1B3BC18A" w14:textId="77777777" w:rsidTr="000809D7">
        <w:trPr>
          <w:trHeight w:val="381"/>
        </w:trPr>
        <w:tc>
          <w:tcPr>
            <w:tcW w:w="510" w:type="dxa"/>
          </w:tcPr>
          <w:p w14:paraId="0E402E26" w14:textId="77777777" w:rsidR="006C4EB7" w:rsidRPr="000809D7" w:rsidRDefault="006C4EB7" w:rsidP="003E49EB">
            <w:pPr>
              <w:rPr>
                <w:rFonts w:ascii="Times New Roman" w:hAnsi="Times New Roman" w:cs="Times New Roman"/>
                <w:sz w:val="24"/>
                <w:szCs w:val="24"/>
              </w:rPr>
            </w:pPr>
          </w:p>
        </w:tc>
        <w:tc>
          <w:tcPr>
            <w:tcW w:w="696" w:type="dxa"/>
          </w:tcPr>
          <w:p w14:paraId="4F370E8B"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5.1</w:t>
            </w:r>
          </w:p>
        </w:tc>
        <w:tc>
          <w:tcPr>
            <w:tcW w:w="6439" w:type="dxa"/>
          </w:tcPr>
          <w:p w14:paraId="0E35C0D1"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 xml:space="preserve">                      Software and hardware specifications</w:t>
            </w:r>
          </w:p>
        </w:tc>
        <w:tc>
          <w:tcPr>
            <w:tcW w:w="1800" w:type="dxa"/>
          </w:tcPr>
          <w:p w14:paraId="3F32CEFE" w14:textId="77777777" w:rsidR="006C4EB7" w:rsidRPr="000809D7" w:rsidRDefault="006C4EB7" w:rsidP="003E49EB">
            <w:pPr>
              <w:rPr>
                <w:rFonts w:ascii="Times New Roman" w:hAnsi="Times New Roman" w:cs="Times New Roman"/>
                <w:sz w:val="24"/>
                <w:szCs w:val="24"/>
              </w:rPr>
            </w:pPr>
          </w:p>
        </w:tc>
      </w:tr>
      <w:tr w:rsidR="006C4EB7" w:rsidRPr="000809D7" w14:paraId="450F1339" w14:textId="77777777" w:rsidTr="000809D7">
        <w:trPr>
          <w:trHeight w:val="381"/>
        </w:trPr>
        <w:tc>
          <w:tcPr>
            <w:tcW w:w="510" w:type="dxa"/>
          </w:tcPr>
          <w:p w14:paraId="5E7C87C0"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6</w:t>
            </w:r>
          </w:p>
        </w:tc>
        <w:tc>
          <w:tcPr>
            <w:tcW w:w="696" w:type="dxa"/>
          </w:tcPr>
          <w:p w14:paraId="6A70A890" w14:textId="77777777" w:rsidR="006C4EB7" w:rsidRPr="000809D7" w:rsidRDefault="006C4EB7" w:rsidP="003E49EB">
            <w:pPr>
              <w:rPr>
                <w:rFonts w:ascii="Times New Roman" w:hAnsi="Times New Roman" w:cs="Times New Roman"/>
                <w:sz w:val="24"/>
                <w:szCs w:val="24"/>
              </w:rPr>
            </w:pPr>
          </w:p>
        </w:tc>
        <w:tc>
          <w:tcPr>
            <w:tcW w:w="6439" w:type="dxa"/>
          </w:tcPr>
          <w:p w14:paraId="7EFF9804"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Output and Report Testing</w:t>
            </w:r>
          </w:p>
        </w:tc>
        <w:tc>
          <w:tcPr>
            <w:tcW w:w="1800" w:type="dxa"/>
          </w:tcPr>
          <w:p w14:paraId="2E77CD63" w14:textId="77777777" w:rsidR="006C4EB7" w:rsidRPr="000809D7" w:rsidRDefault="006C4EB7" w:rsidP="003E49EB">
            <w:pPr>
              <w:rPr>
                <w:rFonts w:ascii="Times New Roman" w:hAnsi="Times New Roman" w:cs="Times New Roman"/>
                <w:sz w:val="24"/>
                <w:szCs w:val="24"/>
              </w:rPr>
            </w:pPr>
          </w:p>
        </w:tc>
      </w:tr>
      <w:tr w:rsidR="006C4EB7" w:rsidRPr="000809D7" w14:paraId="739B288C" w14:textId="77777777" w:rsidTr="000809D7">
        <w:trPr>
          <w:trHeight w:val="381"/>
        </w:trPr>
        <w:tc>
          <w:tcPr>
            <w:tcW w:w="510" w:type="dxa"/>
          </w:tcPr>
          <w:p w14:paraId="6E615DC0" w14:textId="77777777" w:rsidR="006C4EB7" w:rsidRPr="000809D7" w:rsidRDefault="006C4EB7" w:rsidP="003E49EB">
            <w:pPr>
              <w:rPr>
                <w:rFonts w:ascii="Times New Roman" w:hAnsi="Times New Roman" w:cs="Times New Roman"/>
                <w:sz w:val="24"/>
                <w:szCs w:val="24"/>
              </w:rPr>
            </w:pPr>
          </w:p>
        </w:tc>
        <w:tc>
          <w:tcPr>
            <w:tcW w:w="696" w:type="dxa"/>
          </w:tcPr>
          <w:p w14:paraId="28568C1B"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6.1</w:t>
            </w:r>
          </w:p>
        </w:tc>
        <w:tc>
          <w:tcPr>
            <w:tcW w:w="6439" w:type="dxa"/>
          </w:tcPr>
          <w:p w14:paraId="1B49BD4E"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 xml:space="preserve">                      Test Plan</w:t>
            </w:r>
          </w:p>
        </w:tc>
        <w:tc>
          <w:tcPr>
            <w:tcW w:w="1800" w:type="dxa"/>
          </w:tcPr>
          <w:p w14:paraId="76F01679" w14:textId="77777777" w:rsidR="006C4EB7" w:rsidRPr="000809D7" w:rsidRDefault="006C4EB7" w:rsidP="003E49EB">
            <w:pPr>
              <w:rPr>
                <w:rFonts w:ascii="Times New Roman" w:hAnsi="Times New Roman" w:cs="Times New Roman"/>
                <w:sz w:val="24"/>
                <w:szCs w:val="24"/>
              </w:rPr>
            </w:pPr>
          </w:p>
        </w:tc>
      </w:tr>
      <w:tr w:rsidR="006C4EB7" w:rsidRPr="000809D7" w14:paraId="4B1F440E" w14:textId="77777777" w:rsidTr="000809D7">
        <w:trPr>
          <w:trHeight w:val="381"/>
        </w:trPr>
        <w:tc>
          <w:tcPr>
            <w:tcW w:w="510" w:type="dxa"/>
          </w:tcPr>
          <w:p w14:paraId="226F8829" w14:textId="77777777" w:rsidR="006C4EB7" w:rsidRPr="000809D7" w:rsidRDefault="006C4EB7" w:rsidP="003E49EB">
            <w:pPr>
              <w:rPr>
                <w:rFonts w:ascii="Times New Roman" w:hAnsi="Times New Roman" w:cs="Times New Roman"/>
                <w:sz w:val="24"/>
                <w:szCs w:val="24"/>
              </w:rPr>
            </w:pPr>
          </w:p>
        </w:tc>
        <w:tc>
          <w:tcPr>
            <w:tcW w:w="696" w:type="dxa"/>
          </w:tcPr>
          <w:p w14:paraId="2BC745C4"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6.2</w:t>
            </w:r>
          </w:p>
        </w:tc>
        <w:tc>
          <w:tcPr>
            <w:tcW w:w="6439" w:type="dxa"/>
          </w:tcPr>
          <w:p w14:paraId="16CC44E0" w14:textId="780E5DAF"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 xml:space="preserve">                      Black Box Testing </w:t>
            </w:r>
          </w:p>
        </w:tc>
        <w:tc>
          <w:tcPr>
            <w:tcW w:w="1800" w:type="dxa"/>
          </w:tcPr>
          <w:p w14:paraId="357B0298" w14:textId="77777777" w:rsidR="006C4EB7" w:rsidRPr="000809D7" w:rsidRDefault="006C4EB7" w:rsidP="003E49EB">
            <w:pPr>
              <w:rPr>
                <w:rFonts w:ascii="Times New Roman" w:hAnsi="Times New Roman" w:cs="Times New Roman"/>
                <w:sz w:val="24"/>
                <w:szCs w:val="24"/>
              </w:rPr>
            </w:pPr>
          </w:p>
        </w:tc>
      </w:tr>
      <w:tr w:rsidR="006C4EB7" w:rsidRPr="000809D7" w14:paraId="50D4E97C" w14:textId="77777777" w:rsidTr="000809D7">
        <w:trPr>
          <w:trHeight w:val="763"/>
        </w:trPr>
        <w:tc>
          <w:tcPr>
            <w:tcW w:w="510" w:type="dxa"/>
          </w:tcPr>
          <w:p w14:paraId="0982A7D4" w14:textId="77777777" w:rsidR="006C4EB7" w:rsidRPr="000809D7" w:rsidRDefault="006C4EB7" w:rsidP="003E49EB">
            <w:pPr>
              <w:rPr>
                <w:rFonts w:ascii="Times New Roman" w:hAnsi="Times New Roman" w:cs="Times New Roman"/>
                <w:sz w:val="24"/>
                <w:szCs w:val="24"/>
              </w:rPr>
            </w:pPr>
          </w:p>
        </w:tc>
        <w:tc>
          <w:tcPr>
            <w:tcW w:w="696" w:type="dxa"/>
          </w:tcPr>
          <w:p w14:paraId="746D2237"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6.3</w:t>
            </w:r>
          </w:p>
        </w:tc>
        <w:tc>
          <w:tcPr>
            <w:tcW w:w="6439" w:type="dxa"/>
          </w:tcPr>
          <w:p w14:paraId="19C68CA5" w14:textId="491CFC78"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 xml:space="preserve">                      White Box Testing </w:t>
            </w:r>
          </w:p>
        </w:tc>
        <w:tc>
          <w:tcPr>
            <w:tcW w:w="1800" w:type="dxa"/>
          </w:tcPr>
          <w:p w14:paraId="710E68BC" w14:textId="77777777" w:rsidR="006C4EB7" w:rsidRPr="000809D7" w:rsidRDefault="006C4EB7" w:rsidP="003E49EB">
            <w:pPr>
              <w:rPr>
                <w:rFonts w:ascii="Times New Roman" w:hAnsi="Times New Roman" w:cs="Times New Roman"/>
                <w:sz w:val="24"/>
                <w:szCs w:val="24"/>
              </w:rPr>
            </w:pPr>
          </w:p>
        </w:tc>
      </w:tr>
      <w:tr w:rsidR="006C4EB7" w:rsidRPr="000809D7" w14:paraId="3257E442" w14:textId="77777777" w:rsidTr="000809D7">
        <w:trPr>
          <w:trHeight w:val="402"/>
        </w:trPr>
        <w:tc>
          <w:tcPr>
            <w:tcW w:w="510" w:type="dxa"/>
          </w:tcPr>
          <w:p w14:paraId="130E1730"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7</w:t>
            </w:r>
          </w:p>
        </w:tc>
        <w:tc>
          <w:tcPr>
            <w:tcW w:w="696" w:type="dxa"/>
          </w:tcPr>
          <w:p w14:paraId="1E9C3773" w14:textId="77777777" w:rsidR="006C4EB7" w:rsidRPr="000809D7" w:rsidRDefault="006C4EB7" w:rsidP="003E49EB">
            <w:pPr>
              <w:rPr>
                <w:rFonts w:ascii="Times New Roman" w:hAnsi="Times New Roman" w:cs="Times New Roman"/>
                <w:sz w:val="24"/>
                <w:szCs w:val="24"/>
              </w:rPr>
            </w:pPr>
          </w:p>
        </w:tc>
        <w:tc>
          <w:tcPr>
            <w:tcW w:w="6439" w:type="dxa"/>
          </w:tcPr>
          <w:p w14:paraId="6A07F44B"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Conclusion and Recommendation</w:t>
            </w:r>
          </w:p>
        </w:tc>
        <w:tc>
          <w:tcPr>
            <w:tcW w:w="1800" w:type="dxa"/>
          </w:tcPr>
          <w:p w14:paraId="4E33BFF4" w14:textId="77777777" w:rsidR="006C4EB7" w:rsidRPr="000809D7" w:rsidRDefault="006C4EB7" w:rsidP="003E49EB">
            <w:pPr>
              <w:rPr>
                <w:rFonts w:ascii="Times New Roman" w:hAnsi="Times New Roman" w:cs="Times New Roman"/>
                <w:sz w:val="24"/>
                <w:szCs w:val="24"/>
              </w:rPr>
            </w:pPr>
          </w:p>
        </w:tc>
      </w:tr>
      <w:tr w:rsidR="006C4EB7" w:rsidRPr="000809D7" w14:paraId="3FDB6153" w14:textId="77777777" w:rsidTr="000809D7">
        <w:trPr>
          <w:trHeight w:val="381"/>
        </w:trPr>
        <w:tc>
          <w:tcPr>
            <w:tcW w:w="510" w:type="dxa"/>
          </w:tcPr>
          <w:p w14:paraId="70DC920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8</w:t>
            </w:r>
          </w:p>
        </w:tc>
        <w:tc>
          <w:tcPr>
            <w:tcW w:w="696" w:type="dxa"/>
          </w:tcPr>
          <w:p w14:paraId="58DB7035" w14:textId="77777777" w:rsidR="006C4EB7" w:rsidRPr="000809D7" w:rsidRDefault="006C4EB7" w:rsidP="003E49EB">
            <w:pPr>
              <w:rPr>
                <w:rFonts w:ascii="Times New Roman" w:hAnsi="Times New Roman" w:cs="Times New Roman"/>
                <w:sz w:val="24"/>
                <w:szCs w:val="24"/>
              </w:rPr>
            </w:pPr>
          </w:p>
        </w:tc>
        <w:tc>
          <w:tcPr>
            <w:tcW w:w="6439" w:type="dxa"/>
          </w:tcPr>
          <w:p w14:paraId="756C94B7"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Future Scope</w:t>
            </w:r>
          </w:p>
        </w:tc>
        <w:tc>
          <w:tcPr>
            <w:tcW w:w="1800" w:type="dxa"/>
          </w:tcPr>
          <w:p w14:paraId="61922D29" w14:textId="77777777" w:rsidR="006C4EB7" w:rsidRPr="000809D7" w:rsidRDefault="006C4EB7" w:rsidP="003E49EB">
            <w:pPr>
              <w:rPr>
                <w:rFonts w:ascii="Times New Roman" w:hAnsi="Times New Roman" w:cs="Times New Roman"/>
                <w:sz w:val="24"/>
                <w:szCs w:val="24"/>
              </w:rPr>
            </w:pPr>
          </w:p>
        </w:tc>
      </w:tr>
      <w:tr w:rsidR="006C4EB7" w:rsidRPr="000809D7" w14:paraId="20C3B214" w14:textId="77777777" w:rsidTr="000809D7">
        <w:trPr>
          <w:trHeight w:val="359"/>
        </w:trPr>
        <w:tc>
          <w:tcPr>
            <w:tcW w:w="510" w:type="dxa"/>
          </w:tcPr>
          <w:p w14:paraId="5E31886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9</w:t>
            </w:r>
          </w:p>
        </w:tc>
        <w:tc>
          <w:tcPr>
            <w:tcW w:w="696" w:type="dxa"/>
          </w:tcPr>
          <w:p w14:paraId="2D4B2D7D" w14:textId="77777777" w:rsidR="006C4EB7" w:rsidRPr="000809D7" w:rsidRDefault="006C4EB7" w:rsidP="003E49EB">
            <w:pPr>
              <w:rPr>
                <w:rFonts w:ascii="Times New Roman" w:hAnsi="Times New Roman" w:cs="Times New Roman"/>
                <w:sz w:val="24"/>
                <w:szCs w:val="24"/>
              </w:rPr>
            </w:pPr>
          </w:p>
        </w:tc>
        <w:tc>
          <w:tcPr>
            <w:tcW w:w="6439" w:type="dxa"/>
          </w:tcPr>
          <w:p w14:paraId="381CEC3A" w14:textId="77777777" w:rsidR="006C4EB7" w:rsidRPr="000809D7" w:rsidRDefault="006C4EB7" w:rsidP="003E49EB">
            <w:pPr>
              <w:rPr>
                <w:rFonts w:ascii="Times New Roman" w:hAnsi="Times New Roman" w:cs="Times New Roman"/>
                <w:sz w:val="24"/>
                <w:szCs w:val="24"/>
              </w:rPr>
            </w:pPr>
            <w:r w:rsidRPr="000809D7">
              <w:rPr>
                <w:rFonts w:ascii="Times New Roman" w:hAnsi="Times New Roman" w:cs="Times New Roman"/>
                <w:sz w:val="24"/>
                <w:szCs w:val="24"/>
              </w:rPr>
              <w:t>Bibliography and References</w:t>
            </w:r>
          </w:p>
        </w:tc>
        <w:tc>
          <w:tcPr>
            <w:tcW w:w="1800" w:type="dxa"/>
          </w:tcPr>
          <w:p w14:paraId="489F426A" w14:textId="77777777" w:rsidR="006C4EB7" w:rsidRPr="000809D7" w:rsidRDefault="006C4EB7" w:rsidP="003E49EB">
            <w:pPr>
              <w:rPr>
                <w:rFonts w:ascii="Times New Roman" w:hAnsi="Times New Roman" w:cs="Times New Roman"/>
                <w:sz w:val="24"/>
                <w:szCs w:val="24"/>
              </w:rPr>
            </w:pPr>
          </w:p>
        </w:tc>
      </w:tr>
    </w:tbl>
    <w:p w14:paraId="46EE5A8B" w14:textId="77777777" w:rsidR="006C4EB7" w:rsidRDefault="006C4EB7" w:rsidP="00466AE6">
      <w:pPr>
        <w:rPr>
          <w:sz w:val="32"/>
          <w:szCs w:val="32"/>
        </w:rPr>
      </w:pPr>
    </w:p>
    <w:p w14:paraId="0C17D046" w14:textId="77777777" w:rsidR="006C4EB7" w:rsidRPr="004A6156" w:rsidRDefault="006C4EB7" w:rsidP="006C4EB7">
      <w:pPr>
        <w:spacing w:after="240" w:line="360" w:lineRule="auto"/>
        <w:rPr>
          <w:rFonts w:ascii="Times New Roman" w:hAnsi="Times New Roman" w:cs="Times New Roman"/>
          <w:b/>
          <w:sz w:val="32"/>
          <w:szCs w:val="32"/>
        </w:rPr>
      </w:pPr>
      <w:r w:rsidRPr="004A6156">
        <w:rPr>
          <w:rFonts w:ascii="Times New Roman" w:hAnsi="Times New Roman" w:cs="Times New Roman"/>
          <w:b/>
          <w:sz w:val="32"/>
          <w:szCs w:val="32"/>
        </w:rPr>
        <w:lastRenderedPageBreak/>
        <w:t xml:space="preserve">                                   Acknowledgement</w:t>
      </w:r>
    </w:p>
    <w:p w14:paraId="089DB1C6" w14:textId="77777777" w:rsidR="006C4EB7" w:rsidRPr="004A6156" w:rsidRDefault="006C4EB7" w:rsidP="006C4EB7">
      <w:pPr>
        <w:spacing w:line="360" w:lineRule="auto"/>
        <w:ind w:firstLine="720"/>
        <w:jc w:val="both"/>
        <w:rPr>
          <w:rFonts w:ascii="Times New Roman" w:hAnsi="Times New Roman" w:cs="Times New Roman"/>
          <w:sz w:val="24"/>
          <w:szCs w:val="24"/>
        </w:rPr>
      </w:pPr>
      <w:r w:rsidRPr="004A6156">
        <w:rPr>
          <w:rFonts w:ascii="Times New Roman" w:hAnsi="Times New Roman" w:cs="Times New Roman"/>
          <w:sz w:val="24"/>
          <w:szCs w:val="24"/>
        </w:rPr>
        <w:t>We would like to express our sincere and heartfelt gratitude to our institution” Indira College of Commerce and Science” which provided us with excellent opportunity to achieve our most cherished goal in life to become Bachelor degree in BBA-CA.</w:t>
      </w:r>
    </w:p>
    <w:p w14:paraId="03C20C75" w14:textId="46648BFE" w:rsidR="00A3750E" w:rsidRPr="004A6156" w:rsidRDefault="006C4EB7" w:rsidP="00A3750E">
      <w:pPr>
        <w:spacing w:line="360" w:lineRule="auto"/>
        <w:ind w:firstLine="720"/>
        <w:jc w:val="both"/>
        <w:rPr>
          <w:rFonts w:ascii="Times New Roman" w:hAnsi="Times New Roman" w:cs="Times New Roman"/>
          <w:sz w:val="24"/>
          <w:szCs w:val="24"/>
        </w:rPr>
      </w:pPr>
      <w:r w:rsidRPr="004A6156">
        <w:rPr>
          <w:rFonts w:ascii="Times New Roman" w:hAnsi="Times New Roman" w:cs="Times New Roman"/>
          <w:sz w:val="24"/>
          <w:szCs w:val="24"/>
        </w:rPr>
        <w:t>We are extremely grateful to our respected Vice Principal and HOD Dr, Shivendu Bhushan for providing excellent academic environment which has made this endeavour possible.</w:t>
      </w:r>
    </w:p>
    <w:p w14:paraId="02A4BD1F" w14:textId="2ABCBFBB" w:rsidR="006C4EB7" w:rsidRPr="004A6156" w:rsidRDefault="006C4EB7" w:rsidP="006C4EB7">
      <w:pPr>
        <w:spacing w:line="360" w:lineRule="auto"/>
        <w:ind w:firstLine="720"/>
        <w:jc w:val="both"/>
        <w:rPr>
          <w:rFonts w:ascii="Times New Roman" w:hAnsi="Times New Roman" w:cs="Times New Roman"/>
          <w:sz w:val="24"/>
          <w:szCs w:val="24"/>
        </w:rPr>
      </w:pPr>
      <w:r w:rsidRPr="004A6156">
        <w:rPr>
          <w:rFonts w:ascii="Times New Roman" w:hAnsi="Times New Roman" w:cs="Times New Roman"/>
          <w:sz w:val="24"/>
          <w:szCs w:val="24"/>
        </w:rPr>
        <w:t xml:space="preserve">We take this opportunity to express our deep sense of gratitude to our guide Shubhangi </w:t>
      </w:r>
      <w:r w:rsidR="005A1305" w:rsidRPr="004A6156">
        <w:rPr>
          <w:rFonts w:ascii="Times New Roman" w:hAnsi="Times New Roman" w:cs="Times New Roman"/>
          <w:sz w:val="24"/>
          <w:szCs w:val="24"/>
        </w:rPr>
        <w:t>Chavan</w:t>
      </w:r>
      <w:r w:rsidRPr="005A1305">
        <w:rPr>
          <w:rFonts w:ascii="Times New Roman" w:hAnsi="Times New Roman" w:cs="Times New Roman"/>
          <w:sz w:val="24"/>
          <w:szCs w:val="24"/>
        </w:rPr>
        <w:t xml:space="preserve"> </w:t>
      </w:r>
      <w:r w:rsidR="005A1305" w:rsidRPr="005A1305">
        <w:rPr>
          <w:rFonts w:ascii="Times New Roman" w:hAnsi="Times New Roman" w:cs="Times New Roman"/>
          <w:sz w:val="24"/>
          <w:szCs w:val="24"/>
        </w:rPr>
        <w:t>f</w:t>
      </w:r>
      <w:r w:rsidRPr="005A1305">
        <w:rPr>
          <w:rFonts w:ascii="Times New Roman" w:hAnsi="Times New Roman" w:cs="Times New Roman"/>
          <w:sz w:val="24"/>
          <w:szCs w:val="24"/>
        </w:rPr>
        <w:t xml:space="preserve">or </w:t>
      </w:r>
      <w:r w:rsidRPr="004A6156">
        <w:rPr>
          <w:rFonts w:ascii="Times New Roman" w:hAnsi="Times New Roman" w:cs="Times New Roman"/>
          <w:sz w:val="24"/>
          <w:szCs w:val="24"/>
        </w:rPr>
        <w:t xml:space="preserve">their resplendent idea and constant encouragement in making this project unmitigated success. Their thoughtfulness and understanding </w:t>
      </w:r>
      <w:r w:rsidR="005A1305" w:rsidRPr="004A6156">
        <w:rPr>
          <w:rFonts w:ascii="Times New Roman" w:hAnsi="Times New Roman" w:cs="Times New Roman"/>
          <w:sz w:val="24"/>
          <w:szCs w:val="24"/>
        </w:rPr>
        <w:t>were</w:t>
      </w:r>
      <w:r w:rsidRPr="004A6156">
        <w:rPr>
          <w:rFonts w:ascii="Times New Roman" w:hAnsi="Times New Roman" w:cs="Times New Roman"/>
          <w:sz w:val="24"/>
          <w:szCs w:val="24"/>
        </w:rPr>
        <w:t xml:space="preserve"> vast and thoroughly helpful in successful completion of project. Our sincere thanks to all our faculties and non-teaching staff for </w:t>
      </w:r>
      <w:r w:rsidR="003A2C4E" w:rsidRPr="004A6156">
        <w:rPr>
          <w:rFonts w:ascii="Times New Roman" w:hAnsi="Times New Roman" w:cs="Times New Roman"/>
          <w:sz w:val="24"/>
          <w:szCs w:val="24"/>
        </w:rPr>
        <w:t>them</w:t>
      </w:r>
      <w:r w:rsidRPr="004A6156">
        <w:rPr>
          <w:rFonts w:ascii="Times New Roman" w:hAnsi="Times New Roman" w:cs="Times New Roman"/>
          <w:sz w:val="24"/>
          <w:szCs w:val="24"/>
        </w:rPr>
        <w:t xml:space="preserve"> at most co-operation.</w:t>
      </w:r>
    </w:p>
    <w:p w14:paraId="04F7F72D" w14:textId="748CA231" w:rsidR="006C4EB7" w:rsidRPr="004A6156" w:rsidRDefault="003A2C4E" w:rsidP="006C4EB7">
      <w:pPr>
        <w:spacing w:line="360" w:lineRule="auto"/>
        <w:jc w:val="both"/>
        <w:rPr>
          <w:rFonts w:ascii="Times New Roman" w:hAnsi="Times New Roman" w:cs="Times New Roman"/>
          <w:sz w:val="24"/>
          <w:szCs w:val="24"/>
        </w:rPr>
      </w:pPr>
      <w:r w:rsidRPr="004A6156">
        <w:rPr>
          <w:rFonts w:ascii="Times New Roman" w:hAnsi="Times New Roman" w:cs="Times New Roman"/>
          <w:sz w:val="24"/>
          <w:szCs w:val="24"/>
        </w:rPr>
        <w:t>Finally,</w:t>
      </w:r>
      <w:r w:rsidR="006C4EB7" w:rsidRPr="004A6156">
        <w:rPr>
          <w:rFonts w:ascii="Times New Roman" w:hAnsi="Times New Roman" w:cs="Times New Roman"/>
          <w:sz w:val="24"/>
          <w:szCs w:val="24"/>
        </w:rPr>
        <w:t xml:space="preserve"> we proudly thank our parents and friends for their constant support and priceless guidance in throughout this endeavour.</w:t>
      </w:r>
    </w:p>
    <w:p w14:paraId="37D23392" w14:textId="77777777" w:rsidR="006C4EB7" w:rsidRPr="004A6156" w:rsidRDefault="006C4EB7" w:rsidP="006C4EB7">
      <w:pPr>
        <w:rPr>
          <w:sz w:val="24"/>
          <w:szCs w:val="24"/>
        </w:rPr>
      </w:pPr>
    </w:p>
    <w:p w14:paraId="4824D95E" w14:textId="77777777" w:rsidR="006C4EB7" w:rsidRDefault="006C4EB7" w:rsidP="00466AE6">
      <w:pPr>
        <w:rPr>
          <w:sz w:val="32"/>
          <w:szCs w:val="32"/>
        </w:rPr>
      </w:pPr>
    </w:p>
    <w:p w14:paraId="34370878" w14:textId="77777777" w:rsidR="006C4EB7" w:rsidRDefault="006C4EB7" w:rsidP="00466AE6">
      <w:pPr>
        <w:rPr>
          <w:sz w:val="32"/>
          <w:szCs w:val="32"/>
        </w:rPr>
      </w:pPr>
    </w:p>
    <w:p w14:paraId="2181F7B2" w14:textId="77777777" w:rsidR="006C4EB7" w:rsidRDefault="006C4EB7" w:rsidP="00466AE6">
      <w:pPr>
        <w:rPr>
          <w:sz w:val="32"/>
          <w:szCs w:val="32"/>
        </w:rPr>
      </w:pPr>
    </w:p>
    <w:p w14:paraId="5F617F14" w14:textId="77777777" w:rsidR="006C4EB7" w:rsidRDefault="006C4EB7" w:rsidP="00466AE6">
      <w:pPr>
        <w:rPr>
          <w:sz w:val="32"/>
          <w:szCs w:val="32"/>
        </w:rPr>
      </w:pPr>
    </w:p>
    <w:p w14:paraId="6E578FEE" w14:textId="77777777" w:rsidR="006C4EB7" w:rsidRDefault="006C4EB7" w:rsidP="00466AE6">
      <w:pPr>
        <w:rPr>
          <w:sz w:val="32"/>
          <w:szCs w:val="32"/>
        </w:rPr>
      </w:pPr>
    </w:p>
    <w:p w14:paraId="28B3AA83" w14:textId="77777777" w:rsidR="006C4EB7" w:rsidRDefault="006C4EB7" w:rsidP="00466AE6">
      <w:pPr>
        <w:rPr>
          <w:sz w:val="32"/>
          <w:szCs w:val="32"/>
        </w:rPr>
      </w:pPr>
    </w:p>
    <w:p w14:paraId="32D64F26" w14:textId="77777777" w:rsidR="006C4EB7" w:rsidRDefault="006C4EB7" w:rsidP="00466AE6">
      <w:pPr>
        <w:rPr>
          <w:sz w:val="32"/>
          <w:szCs w:val="32"/>
        </w:rPr>
      </w:pPr>
    </w:p>
    <w:p w14:paraId="44B67624" w14:textId="77777777" w:rsidR="006C4EB7" w:rsidRDefault="006C4EB7" w:rsidP="00466AE6">
      <w:pPr>
        <w:rPr>
          <w:sz w:val="32"/>
          <w:szCs w:val="32"/>
        </w:rPr>
      </w:pPr>
    </w:p>
    <w:p w14:paraId="56F265BA" w14:textId="77777777" w:rsidR="006C4EB7" w:rsidRDefault="006C4EB7" w:rsidP="00466AE6">
      <w:pPr>
        <w:rPr>
          <w:sz w:val="32"/>
          <w:szCs w:val="32"/>
        </w:rPr>
      </w:pPr>
    </w:p>
    <w:p w14:paraId="6339F5D0" w14:textId="77777777" w:rsidR="00A3750E" w:rsidRDefault="00A3750E" w:rsidP="00466AE6">
      <w:pPr>
        <w:rPr>
          <w:sz w:val="32"/>
          <w:szCs w:val="32"/>
        </w:rPr>
      </w:pPr>
    </w:p>
    <w:p w14:paraId="4A338303" w14:textId="77777777" w:rsidR="00A3750E" w:rsidRDefault="00A3750E" w:rsidP="00466AE6">
      <w:pPr>
        <w:rPr>
          <w:sz w:val="32"/>
          <w:szCs w:val="32"/>
        </w:rPr>
      </w:pPr>
    </w:p>
    <w:p w14:paraId="23BC2435" w14:textId="4824E964" w:rsidR="00A3750E" w:rsidRPr="00AB0883" w:rsidRDefault="008141A6" w:rsidP="00472F2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w:t>
      </w:r>
      <w:r w:rsidR="00A3750E" w:rsidRPr="00AB0883">
        <w:rPr>
          <w:rFonts w:ascii="Times New Roman" w:hAnsi="Times New Roman" w:cs="Times New Roman"/>
          <w:b/>
          <w:bCs/>
          <w:sz w:val="32"/>
          <w:szCs w:val="32"/>
        </w:rPr>
        <w:t>Abstract</w:t>
      </w:r>
    </w:p>
    <w:p w14:paraId="03C5D2CF" w14:textId="77777777" w:rsidR="00A3750E" w:rsidRPr="00FD773F" w:rsidRDefault="00A3750E" w:rsidP="004A6156">
      <w:pPr>
        <w:spacing w:after="0" w:line="360" w:lineRule="auto"/>
        <w:rPr>
          <w:rFonts w:ascii="Times New Roman" w:eastAsia="Times New Roman" w:hAnsi="Times New Roman" w:cs="Times New Roman"/>
          <w:sz w:val="24"/>
          <w:szCs w:val="24"/>
          <w:lang w:bidi="hi-IN"/>
        </w:rPr>
      </w:pPr>
    </w:p>
    <w:p w14:paraId="29C3EE9B" w14:textId="73A8CF7B" w:rsidR="006C4EB7" w:rsidRDefault="00A3750E" w:rsidP="004A6156">
      <w:pPr>
        <w:spacing w:after="0" w:line="360" w:lineRule="auto"/>
        <w:ind w:firstLine="720"/>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 xml:space="preserve">The </w:t>
      </w:r>
      <w:r>
        <w:rPr>
          <w:rFonts w:ascii="Times New Roman" w:eastAsia="Times New Roman" w:hAnsi="Times New Roman" w:cs="Times New Roman"/>
          <w:sz w:val="24"/>
          <w:szCs w:val="24"/>
          <w:lang w:bidi="hi-IN"/>
        </w:rPr>
        <w:t xml:space="preserve">ATM </w:t>
      </w:r>
      <w:r w:rsidRPr="00FD773F">
        <w:rPr>
          <w:rFonts w:ascii="Times New Roman" w:eastAsia="Times New Roman" w:hAnsi="Times New Roman" w:cs="Times New Roman"/>
          <w:sz w:val="24"/>
          <w:szCs w:val="24"/>
          <w:lang w:bidi="hi-IN"/>
        </w:rPr>
        <w:t xml:space="preserve">Management System is an application for maintaining a person's account in a bank. In this project </w:t>
      </w:r>
      <w:r>
        <w:rPr>
          <w:rFonts w:ascii="Times New Roman" w:eastAsia="Times New Roman" w:hAnsi="Times New Roman" w:cs="Times New Roman"/>
          <w:sz w:val="24"/>
          <w:szCs w:val="24"/>
          <w:lang w:bidi="hi-IN"/>
        </w:rPr>
        <w:t xml:space="preserve">We </w:t>
      </w:r>
      <w:r w:rsidRPr="00FD773F">
        <w:rPr>
          <w:rFonts w:ascii="Times New Roman" w:eastAsia="Times New Roman" w:hAnsi="Times New Roman" w:cs="Times New Roman"/>
          <w:sz w:val="24"/>
          <w:szCs w:val="24"/>
          <w:lang w:bidi="hi-IN"/>
        </w:rPr>
        <w:t xml:space="preserve">tried to show the working of a banking account system and cover the basic functionality of an </w:t>
      </w:r>
      <w:r>
        <w:rPr>
          <w:rFonts w:ascii="Times New Roman" w:eastAsia="Times New Roman" w:hAnsi="Times New Roman" w:cs="Times New Roman"/>
          <w:sz w:val="24"/>
          <w:szCs w:val="24"/>
          <w:lang w:bidi="hi-IN"/>
        </w:rPr>
        <w:t>ATM</w:t>
      </w:r>
      <w:r w:rsidRPr="00FD773F">
        <w:rPr>
          <w:rFonts w:ascii="Times New Roman" w:eastAsia="Times New Roman" w:hAnsi="Times New Roman" w:cs="Times New Roman"/>
          <w:sz w:val="24"/>
          <w:szCs w:val="24"/>
          <w:lang w:bidi="hi-IN"/>
        </w:rPr>
        <w:t xml:space="preserve"> Management System. To develop a project for solving financial applications of a customer in banking environment in order to nurture the needs of an end banking user by providing various ways to perform banking tasks. Also</w:t>
      </w:r>
      <w:r>
        <w:rPr>
          <w:rFonts w:ascii="Times New Roman" w:eastAsia="Times New Roman" w:hAnsi="Times New Roman" w:cs="Times New Roman"/>
          <w:sz w:val="24"/>
          <w:szCs w:val="24"/>
          <w:lang w:bidi="hi-IN"/>
        </w:rPr>
        <w:t>,</w:t>
      </w:r>
      <w:r w:rsidRPr="00FD773F">
        <w:rPr>
          <w:rFonts w:ascii="Times New Roman" w:eastAsia="Times New Roman" w:hAnsi="Times New Roman" w:cs="Times New Roman"/>
          <w:sz w:val="24"/>
          <w:szCs w:val="24"/>
          <w:lang w:bidi="hi-IN"/>
        </w:rPr>
        <w:t xml:space="preserve"> to enable the user’s work space to have additional functionalities which are not provided under a conventional banking project. </w:t>
      </w:r>
    </w:p>
    <w:p w14:paraId="7F17EC8E" w14:textId="77777777" w:rsidR="00A3750E" w:rsidRPr="00A3750E" w:rsidRDefault="00A3750E" w:rsidP="004A6156">
      <w:pPr>
        <w:spacing w:after="0" w:line="360" w:lineRule="auto"/>
        <w:ind w:firstLine="720"/>
        <w:rPr>
          <w:rFonts w:ascii="Times New Roman" w:eastAsia="Times New Roman" w:hAnsi="Times New Roman" w:cs="Times New Roman"/>
          <w:sz w:val="24"/>
          <w:szCs w:val="24"/>
          <w:lang w:bidi="hi-IN"/>
        </w:rPr>
      </w:pPr>
    </w:p>
    <w:p w14:paraId="1577BF56" w14:textId="2DF3F9A5" w:rsidR="00A3750E" w:rsidRDefault="00A3750E" w:rsidP="004A6156">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ATM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needs to effectively define and manage requirements to ensure they are meeting needs of the customer, while proving compliance and staying on the schedule and within budget. </w:t>
      </w:r>
    </w:p>
    <w:p w14:paraId="5D789609" w14:textId="77777777" w:rsidR="00A3750E" w:rsidRDefault="00A3750E" w:rsidP="004A6156">
      <w:pPr>
        <w:spacing w:after="0" w:line="360" w:lineRule="auto"/>
        <w:rPr>
          <w:rFonts w:ascii="Times New Roman" w:eastAsia="Times New Roman" w:hAnsi="Times New Roman" w:cs="Times New Roman"/>
          <w:sz w:val="24"/>
          <w:szCs w:val="24"/>
          <w:lang w:bidi="hi-IN"/>
        </w:rPr>
      </w:pPr>
    </w:p>
    <w:p w14:paraId="7620BB25" w14:textId="6072E302" w:rsidR="00A3750E" w:rsidRDefault="00A3750E" w:rsidP="004A6156">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 impact of a poorly expressed requirement can bring a business out of compliance or even cause injury or death. Requirements definition and management is an activity that can deliver a high, fast return on investment. The project analyses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5D21CE81" w14:textId="77777777" w:rsidR="004A6156" w:rsidRDefault="004A6156" w:rsidP="00466AE6">
      <w:pPr>
        <w:rPr>
          <w:sz w:val="32"/>
          <w:szCs w:val="32"/>
        </w:rPr>
      </w:pPr>
    </w:p>
    <w:p w14:paraId="1CBD759D" w14:textId="77777777" w:rsidR="00472F22" w:rsidRDefault="00472F22" w:rsidP="00472F22">
      <w:pPr>
        <w:rPr>
          <w:sz w:val="32"/>
          <w:szCs w:val="32"/>
        </w:rPr>
      </w:pPr>
    </w:p>
    <w:p w14:paraId="0F2BEFC1" w14:textId="667B2168" w:rsidR="00466AE6" w:rsidRDefault="008141A6" w:rsidP="00472F22">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2) </w:t>
      </w:r>
      <w:r w:rsidR="00466AE6" w:rsidRPr="00F432CD">
        <w:rPr>
          <w:rFonts w:ascii="Times New Roman" w:hAnsi="Times New Roman" w:cs="Times New Roman"/>
          <w:b/>
          <w:bCs/>
          <w:sz w:val="32"/>
          <w:szCs w:val="32"/>
        </w:rPr>
        <w:t>Introduction</w:t>
      </w:r>
    </w:p>
    <w:p w14:paraId="239981F4" w14:textId="77777777" w:rsidR="00466AE6" w:rsidRPr="00F432CD" w:rsidRDefault="00466AE6" w:rsidP="00466AE6">
      <w:pPr>
        <w:rPr>
          <w:b/>
          <w:bCs/>
          <w:sz w:val="32"/>
          <w:szCs w:val="32"/>
        </w:rPr>
      </w:pPr>
    </w:p>
    <w:p w14:paraId="11E77D4F" w14:textId="5CEBCE0C" w:rsidR="0019481B" w:rsidRDefault="00466AE6" w:rsidP="004A6156">
      <w:pPr>
        <w:spacing w:after="0" w:line="360" w:lineRule="auto"/>
        <w:rPr>
          <w:rFonts w:ascii="Times New Roman" w:eastAsia="Times New Roman" w:hAnsi="Times New Roman" w:cs="Times New Roman"/>
          <w:sz w:val="24"/>
          <w:szCs w:val="24"/>
          <w:lang w:bidi="hi-IN"/>
        </w:rPr>
      </w:pPr>
      <w:r>
        <w:rPr>
          <w:rFonts w:ascii="Times New Roman" w:hAnsi="Times New Roman" w:cs="Times New Roman"/>
          <w:sz w:val="32"/>
          <w:szCs w:val="32"/>
        </w:rPr>
        <w:t xml:space="preserve">                 </w:t>
      </w:r>
      <w:r w:rsidR="0019481B" w:rsidRPr="002E7ACE">
        <w:rPr>
          <w:rFonts w:ascii="Times New Roman" w:eastAsia="Times New Roman" w:hAnsi="Times New Roman" w:cs="Times New Roman"/>
          <w:sz w:val="24"/>
          <w:szCs w:val="24"/>
          <w:lang w:bidi="hi-IN"/>
        </w:rPr>
        <w:t>The “</w:t>
      </w:r>
      <w:r w:rsidR="0019481B">
        <w:rPr>
          <w:rFonts w:ascii="Times New Roman" w:eastAsia="Times New Roman" w:hAnsi="Times New Roman" w:cs="Times New Roman"/>
          <w:sz w:val="24"/>
          <w:szCs w:val="24"/>
          <w:lang w:bidi="hi-IN"/>
        </w:rPr>
        <w:t xml:space="preserve">ATM </w:t>
      </w:r>
      <w:r w:rsidR="0019481B" w:rsidRPr="002E7ACE">
        <w:rPr>
          <w:rFonts w:ascii="Times New Roman" w:eastAsia="Times New Roman" w:hAnsi="Times New Roman" w:cs="Times New Roman"/>
          <w:sz w:val="24"/>
          <w:szCs w:val="24"/>
          <w:lang w:bidi="hi-IN"/>
        </w:rPr>
        <w:t>Management System”</w:t>
      </w:r>
      <w:r w:rsidR="0019481B" w:rsidRPr="009B500F">
        <w:rPr>
          <w:rFonts w:ascii="Times New Roman" w:eastAsia="Times New Roman" w:hAnsi="Times New Roman" w:cs="Times New Roman"/>
          <w:sz w:val="24"/>
          <w:szCs w:val="24"/>
          <w:lang w:bidi="hi-IN"/>
        </w:rPr>
        <w:t xml:space="preserve"> project is a model Internet Banking Site. This site </w:t>
      </w:r>
      <w:r w:rsidR="0019481B" w:rsidRPr="002E7ACE">
        <w:rPr>
          <w:rFonts w:ascii="Times New Roman" w:eastAsia="Times New Roman" w:hAnsi="Times New Roman" w:cs="Times New Roman"/>
          <w:sz w:val="24"/>
          <w:szCs w:val="24"/>
          <w:lang w:bidi="hi-IN"/>
        </w:rPr>
        <w:t>enables the customers to perform the basic banking transactions by sitting at their office or at homes through PC or laptop. The system provides the acce</w:t>
      </w:r>
      <w:r w:rsidR="0019481B">
        <w:rPr>
          <w:rFonts w:ascii="Times New Roman" w:eastAsia="Times New Roman" w:hAnsi="Times New Roman" w:cs="Times New Roman"/>
          <w:sz w:val="24"/>
          <w:szCs w:val="24"/>
          <w:lang w:bidi="hi-IN"/>
        </w:rPr>
        <w:t xml:space="preserve">ss to the customer to create an </w:t>
      </w:r>
      <w:r w:rsidR="0019481B" w:rsidRPr="002E7ACE">
        <w:rPr>
          <w:rFonts w:ascii="Times New Roman" w:eastAsia="Times New Roman" w:hAnsi="Times New Roman" w:cs="Times New Roman"/>
          <w:sz w:val="24"/>
          <w:szCs w:val="24"/>
          <w:lang w:bidi="hi-IN"/>
        </w:rPr>
        <w:t>account, deposit/withdraw the cash from his account, also to view reports of all accounts present. The customers can access the banks website for viewing their Account details and perform the transactions on account as per their requirements. Thus</w:t>
      </w:r>
      <w:r w:rsidR="0019481B">
        <w:rPr>
          <w:rFonts w:ascii="Times New Roman" w:eastAsia="Times New Roman" w:hAnsi="Times New Roman" w:cs="Times New Roman"/>
          <w:sz w:val="24"/>
          <w:szCs w:val="24"/>
          <w:lang w:bidi="hi-IN"/>
        </w:rPr>
        <w:t>,</w:t>
      </w:r>
      <w:r w:rsidR="0019481B" w:rsidRPr="002E7ACE">
        <w:rPr>
          <w:rFonts w:ascii="Times New Roman" w:eastAsia="Times New Roman" w:hAnsi="Times New Roman" w:cs="Times New Roman"/>
          <w:sz w:val="24"/>
          <w:szCs w:val="24"/>
          <w:lang w:bidi="hi-IN"/>
        </w:rPr>
        <w:t xml:space="preserve"> today's banking is no longer confined to branches. E-banking facilitates banking transactions by customers round the clock globally. </w:t>
      </w:r>
    </w:p>
    <w:p w14:paraId="794023F1" w14:textId="64BBC0FC" w:rsidR="0019481B" w:rsidRPr="0019481B" w:rsidRDefault="00466AE6" w:rsidP="004A6156">
      <w:pPr>
        <w:spacing w:after="0" w:line="360" w:lineRule="auto"/>
        <w:rPr>
          <w:rFonts w:ascii="Times New Roman" w:eastAsia="Times New Roman" w:hAnsi="Times New Roman" w:cs="Times New Roman"/>
          <w:sz w:val="24"/>
          <w:szCs w:val="24"/>
          <w:lang w:bidi="hi-IN"/>
        </w:rPr>
      </w:pPr>
      <w:r>
        <w:rPr>
          <w:rFonts w:ascii="Times New Roman" w:hAnsi="Times New Roman" w:cs="Times New Roman"/>
          <w:sz w:val="32"/>
          <w:szCs w:val="32"/>
        </w:rPr>
        <w:t xml:space="preserve">       </w:t>
      </w:r>
    </w:p>
    <w:p w14:paraId="493FA3D2" w14:textId="24596AC4" w:rsidR="0019481B" w:rsidRPr="0019481B" w:rsidRDefault="0019481B" w:rsidP="004A6156">
      <w:pPr>
        <w:spacing w:after="0" w:line="360" w:lineRule="auto"/>
        <w:ind w:firstLine="720"/>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primary aim of this </w:t>
      </w:r>
      <w:r w:rsidRPr="009B500F">
        <w:rPr>
          <w:rFonts w:ascii="Times New Roman" w:eastAsia="Times New Roman" w:hAnsi="Times New Roman" w:cs="Times New Roman"/>
          <w:sz w:val="24"/>
          <w:szCs w:val="24"/>
          <w:lang w:bidi="hi-IN"/>
        </w:rPr>
        <w:t>“</w:t>
      </w:r>
      <w:r>
        <w:rPr>
          <w:rFonts w:ascii="Times New Roman" w:eastAsia="Times New Roman" w:hAnsi="Times New Roman" w:cs="Times New Roman"/>
          <w:sz w:val="24"/>
          <w:szCs w:val="24"/>
          <w:lang w:bidi="hi-IN"/>
        </w:rPr>
        <w:t xml:space="preserve">ATM </w:t>
      </w:r>
      <w:r w:rsidRPr="002E7ACE">
        <w:rPr>
          <w:rFonts w:ascii="Times New Roman" w:eastAsia="Times New Roman" w:hAnsi="Times New Roman" w:cs="Times New Roman"/>
          <w:sz w:val="24"/>
          <w:szCs w:val="24"/>
          <w:lang w:bidi="hi-IN"/>
        </w:rPr>
        <w:t>Management System</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w:t>
      </w:r>
    </w:p>
    <w:p w14:paraId="2318C1E5" w14:textId="77777777" w:rsidR="0019481B" w:rsidRDefault="0019481B" w:rsidP="004A6156">
      <w:pPr>
        <w:spacing w:after="0" w:line="360" w:lineRule="auto"/>
        <w:rPr>
          <w:rFonts w:ascii="Times New Roman" w:hAnsi="Times New Roman" w:cs="Times New Roman"/>
          <w:sz w:val="32"/>
          <w:szCs w:val="32"/>
        </w:rPr>
      </w:pPr>
      <w:r>
        <w:rPr>
          <w:rFonts w:ascii="Times New Roman" w:hAnsi="Times New Roman" w:cs="Times New Roman"/>
          <w:sz w:val="32"/>
          <w:szCs w:val="32"/>
        </w:rPr>
        <w:tab/>
      </w:r>
    </w:p>
    <w:p w14:paraId="2BFA3D67" w14:textId="7BD83B27" w:rsidR="0019481B" w:rsidRPr="002E7ACE" w:rsidRDefault="0019481B" w:rsidP="004A6156">
      <w:pPr>
        <w:spacing w:after="0" w:line="360" w:lineRule="auto"/>
        <w:ind w:firstLine="720"/>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Anybody who is an Account holder in this bank can become a member of </w:t>
      </w:r>
      <w:r>
        <w:rPr>
          <w:rFonts w:ascii="Times New Roman" w:eastAsia="Times New Roman" w:hAnsi="Times New Roman" w:cs="Times New Roman"/>
          <w:sz w:val="24"/>
          <w:szCs w:val="24"/>
          <w:lang w:bidi="hi-IN"/>
        </w:rPr>
        <w:t>ATM</w:t>
      </w:r>
      <w:r w:rsidRPr="002E7ACE">
        <w:rPr>
          <w:rFonts w:ascii="Times New Roman" w:eastAsia="Times New Roman" w:hAnsi="Times New Roman" w:cs="Times New Roman"/>
          <w:sz w:val="24"/>
          <w:szCs w:val="24"/>
          <w:lang w:bidi="hi-IN"/>
        </w:rPr>
        <w:t xml:space="preserve"> </w:t>
      </w:r>
    </w:p>
    <w:p w14:paraId="3A126CAD" w14:textId="77777777" w:rsidR="0019481B" w:rsidRPr="002E7ACE" w:rsidRDefault="0019481B" w:rsidP="004A6156">
      <w:pPr>
        <w:spacing w:after="0" w:line="36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Management System. He has to fill a form with his personal details and Account Number. </w:t>
      </w:r>
    </w:p>
    <w:p w14:paraId="6FDFF948" w14:textId="77777777" w:rsidR="0019481B" w:rsidRPr="002E7ACE" w:rsidRDefault="0019481B" w:rsidP="004A6156">
      <w:pPr>
        <w:spacing w:after="0" w:line="36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w:t>
      </w:r>
    </w:p>
    <w:p w14:paraId="2FDCA445" w14:textId="714B4D9C" w:rsidR="0019481B" w:rsidRPr="009C40AD" w:rsidRDefault="0019481B" w:rsidP="004A6156">
      <w:pPr>
        <w:spacing w:after="0" w:line="36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Smooth and efficient management affects the satisfaction of the customers and staff members, indirectly. And of course, it encourages management committee in taking some needed decision for future enhancement of the bank. </w:t>
      </w:r>
    </w:p>
    <w:p w14:paraId="5C477C00" w14:textId="77777777" w:rsidR="009C40AD" w:rsidRDefault="009C40AD" w:rsidP="004A6156">
      <w:pPr>
        <w:spacing w:after="0" w:line="360" w:lineRule="auto"/>
        <w:ind w:firstLine="720"/>
        <w:rPr>
          <w:rFonts w:ascii="Times New Roman" w:eastAsia="Times New Roman" w:hAnsi="Times New Roman" w:cs="Times New Roman"/>
          <w:sz w:val="24"/>
          <w:szCs w:val="24"/>
          <w:lang w:bidi="hi-IN"/>
        </w:rPr>
      </w:pPr>
    </w:p>
    <w:p w14:paraId="3BB6BF4E" w14:textId="77777777" w:rsidR="00472F22" w:rsidRDefault="0006635D" w:rsidP="00472F22">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Now a day’s, managing a bank is tedious job up to certain limit. </w:t>
      </w:r>
      <w:proofErr w:type="gramStart"/>
      <w:r>
        <w:rPr>
          <w:rFonts w:ascii="Times New Roman" w:eastAsia="Times New Roman" w:hAnsi="Times New Roman" w:cs="Times New Roman"/>
          <w:sz w:val="24"/>
          <w:szCs w:val="24"/>
          <w:lang w:bidi="hi-IN"/>
        </w:rPr>
        <w:t>So</w:t>
      </w:r>
      <w:proofErr w:type="gramEnd"/>
      <w:r>
        <w:rPr>
          <w:rFonts w:ascii="Times New Roman" w:eastAsia="Times New Roman" w:hAnsi="Times New Roman" w:cs="Times New Roman"/>
          <w:sz w:val="24"/>
          <w:szCs w:val="24"/>
          <w:lang w:bidi="hi-IN"/>
        </w:rPr>
        <w:t xml:space="preserve"> software that reduces the work is essential. Also, today’s world is a genuine computer world and is getting faster and faster day-by-day. Thus, considering above necessities, the software for bank management has become necessary which would be useful in managing the bank more efficiently. All transactions are carried out online by transferring from accounts in the same </w:t>
      </w:r>
      <w:proofErr w:type="gramStart"/>
      <w:r>
        <w:rPr>
          <w:rFonts w:ascii="Times New Roman" w:eastAsia="Times New Roman" w:hAnsi="Times New Roman" w:cs="Times New Roman"/>
          <w:sz w:val="24"/>
          <w:szCs w:val="24"/>
          <w:lang w:bidi="hi-IN"/>
        </w:rPr>
        <w:t>Bank .</w:t>
      </w:r>
      <w:proofErr w:type="gramEnd"/>
      <w:r>
        <w:rPr>
          <w:rFonts w:ascii="Times New Roman" w:eastAsia="Times New Roman" w:hAnsi="Times New Roman" w:cs="Times New Roman"/>
          <w:sz w:val="24"/>
          <w:szCs w:val="24"/>
          <w:lang w:bidi="hi-IN"/>
        </w:rPr>
        <w:t xml:space="preserve"> The software is meant to overcome the drawbacks of the manual system. </w:t>
      </w:r>
    </w:p>
    <w:p w14:paraId="67910FE4" w14:textId="576AEA98" w:rsidR="00B7177A" w:rsidRPr="00472F22" w:rsidRDefault="00B7177A" w:rsidP="00472F22">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32"/>
          <w:szCs w:val="32"/>
          <w:lang w:bidi="hi-IN"/>
        </w:rPr>
        <w:lastRenderedPageBreak/>
        <w:t>Objective</w:t>
      </w:r>
    </w:p>
    <w:p w14:paraId="4102B3E9" w14:textId="77777777" w:rsidR="009E54EE" w:rsidRPr="00B7177A" w:rsidRDefault="009E54EE" w:rsidP="00B7177A">
      <w:pPr>
        <w:spacing w:after="0" w:line="240" w:lineRule="auto"/>
        <w:rPr>
          <w:rFonts w:ascii="Times New Roman" w:eastAsia="Times New Roman" w:hAnsi="Times New Roman" w:cs="Times New Roman"/>
          <w:b/>
          <w:bCs/>
          <w:sz w:val="32"/>
          <w:szCs w:val="32"/>
          <w:lang w:bidi="hi-IN"/>
        </w:rPr>
      </w:pPr>
    </w:p>
    <w:p w14:paraId="431B9DE1" w14:textId="77777777" w:rsidR="00B7177A" w:rsidRDefault="00B7177A" w:rsidP="00B7177A">
      <w:pPr>
        <w:spacing w:after="0" w:line="240" w:lineRule="auto"/>
        <w:rPr>
          <w:rFonts w:ascii="Times New Roman" w:eastAsia="Times New Roman" w:hAnsi="Times New Roman" w:cs="Times New Roman"/>
          <w:b/>
          <w:bCs/>
          <w:sz w:val="24"/>
          <w:szCs w:val="24"/>
          <w:lang w:bidi="hi-IN"/>
        </w:rPr>
      </w:pPr>
    </w:p>
    <w:p w14:paraId="1584AAD7" w14:textId="677F976E" w:rsidR="00B7177A" w:rsidRDefault="00B7177A" w:rsidP="00B7177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1. Moto-</w:t>
      </w:r>
      <w:r>
        <w:rPr>
          <w:rFonts w:ascii="Times New Roman" w:eastAsia="Times New Roman" w:hAnsi="Times New Roman" w:cs="Times New Roman"/>
          <w:sz w:val="24"/>
          <w:szCs w:val="24"/>
          <w:lang w:bidi="hi-IN"/>
        </w:rPr>
        <w:t xml:space="preserve"> Our moto is to develop a software program for managing the entire bank process related to Administration accounts customer accounts and to keep </w:t>
      </w:r>
      <w:r w:rsidR="009B7832">
        <w:rPr>
          <w:rFonts w:ascii="Times New Roman" w:eastAsia="Times New Roman" w:hAnsi="Times New Roman" w:cs="Times New Roman"/>
          <w:sz w:val="24"/>
          <w:szCs w:val="24"/>
          <w:lang w:bidi="hi-IN"/>
        </w:rPr>
        <w:t>every</w:t>
      </w:r>
      <w:r>
        <w:rPr>
          <w:rFonts w:ascii="Times New Roman" w:eastAsia="Times New Roman" w:hAnsi="Times New Roman" w:cs="Times New Roman"/>
          <w:sz w:val="24"/>
          <w:szCs w:val="24"/>
          <w:lang w:bidi="hi-IN"/>
        </w:rPr>
        <w:t xml:space="preserve"> track about their property and their various transaction processes efficiently. </w:t>
      </w:r>
    </w:p>
    <w:p w14:paraId="1D9AB560" w14:textId="77777777" w:rsidR="00B7177A" w:rsidRDefault="00B7177A" w:rsidP="00B7177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Hereby, our main objective is the customer’s satisfaction considering today’s faster in the world. </w:t>
      </w:r>
    </w:p>
    <w:p w14:paraId="532CF15A" w14:textId="77777777" w:rsidR="00B7177A" w:rsidRDefault="00B7177A" w:rsidP="00B7177A">
      <w:pPr>
        <w:spacing w:after="0" w:line="360" w:lineRule="auto"/>
        <w:rPr>
          <w:rFonts w:ascii="Times New Roman" w:eastAsia="Times New Roman" w:hAnsi="Times New Roman" w:cs="Times New Roman"/>
          <w:sz w:val="24"/>
          <w:szCs w:val="24"/>
          <w:lang w:bidi="hi-IN"/>
        </w:rPr>
      </w:pPr>
    </w:p>
    <w:p w14:paraId="7E33DC7D" w14:textId="761AE4F7" w:rsidR="00B7177A" w:rsidRDefault="00B7177A" w:rsidP="00B7177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2. Customer Satisfaction</w:t>
      </w:r>
      <w:r>
        <w:rPr>
          <w:rFonts w:ascii="Times New Roman" w:eastAsia="Times New Roman" w:hAnsi="Times New Roman" w:cs="Times New Roman"/>
          <w:sz w:val="24"/>
          <w:szCs w:val="24"/>
          <w:lang w:bidi="hi-IN"/>
        </w:rPr>
        <w:t xml:space="preserve">: Client can do his operations comfortably without any risk or losing of his privacy. Our software will perform and </w:t>
      </w:r>
      <w:r w:rsidR="0049418A">
        <w:rPr>
          <w:rFonts w:ascii="Times New Roman" w:eastAsia="Times New Roman" w:hAnsi="Times New Roman" w:cs="Times New Roman"/>
          <w:sz w:val="24"/>
          <w:szCs w:val="24"/>
          <w:lang w:bidi="hi-IN"/>
        </w:rPr>
        <w:t>fulfil</w:t>
      </w:r>
      <w:r>
        <w:rPr>
          <w:rFonts w:ascii="Times New Roman" w:eastAsia="Times New Roman" w:hAnsi="Times New Roman" w:cs="Times New Roman"/>
          <w:sz w:val="24"/>
          <w:szCs w:val="24"/>
          <w:lang w:bidi="hi-IN"/>
        </w:rPr>
        <w:t xml:space="preserve"> all the tasks that any customer would desire. </w:t>
      </w:r>
    </w:p>
    <w:p w14:paraId="269E9C9A" w14:textId="77777777" w:rsidR="00B7177A" w:rsidRDefault="00B7177A" w:rsidP="00B7177A">
      <w:pPr>
        <w:spacing w:after="0" w:line="360" w:lineRule="auto"/>
        <w:rPr>
          <w:rFonts w:ascii="Times New Roman" w:eastAsia="Times New Roman" w:hAnsi="Times New Roman" w:cs="Times New Roman"/>
          <w:b/>
          <w:bCs/>
          <w:sz w:val="24"/>
          <w:szCs w:val="24"/>
          <w:lang w:bidi="hi-IN"/>
        </w:rPr>
      </w:pPr>
    </w:p>
    <w:p w14:paraId="2DEA76B8" w14:textId="77777777" w:rsidR="00B7177A" w:rsidRDefault="00B7177A" w:rsidP="00B7177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3. Saving Customer Time</w:t>
      </w:r>
      <w:r>
        <w:rPr>
          <w:rFonts w:ascii="Times New Roman" w:eastAsia="Times New Roman" w:hAnsi="Times New Roman" w:cs="Times New Roman"/>
          <w:sz w:val="24"/>
          <w:szCs w:val="24"/>
          <w:lang w:bidi="hi-IN"/>
        </w:rPr>
        <w:t xml:space="preserve">:  Client doesn't need to go to the bank to do small operation. </w:t>
      </w:r>
    </w:p>
    <w:p w14:paraId="16D94238" w14:textId="77777777" w:rsidR="00B7177A" w:rsidRDefault="00B7177A" w:rsidP="00B7177A">
      <w:pPr>
        <w:spacing w:after="0" w:line="360" w:lineRule="auto"/>
        <w:rPr>
          <w:rFonts w:ascii="Times New Roman" w:eastAsia="Times New Roman" w:hAnsi="Times New Roman" w:cs="Times New Roman"/>
          <w:b/>
          <w:bCs/>
          <w:sz w:val="24"/>
          <w:szCs w:val="24"/>
          <w:lang w:bidi="hi-IN"/>
        </w:rPr>
      </w:pPr>
    </w:p>
    <w:p w14:paraId="27CE1BDD" w14:textId="77777777" w:rsidR="00B7177A" w:rsidRDefault="00B7177A" w:rsidP="00B7177A">
      <w:p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4. Protecting the Customer: </w:t>
      </w:r>
      <w:r>
        <w:rPr>
          <w:rFonts w:ascii="Times New Roman" w:eastAsia="Times New Roman" w:hAnsi="Times New Roman" w:cs="Times New Roman"/>
          <w:sz w:val="24"/>
          <w:szCs w:val="24"/>
          <w:lang w:bidi="hi-IN"/>
        </w:rPr>
        <w:t xml:space="preserve">It helps the customer to be satisfied and comfortable in his choices, this protection contains customer’s account, money and his privacy. </w:t>
      </w:r>
    </w:p>
    <w:p w14:paraId="290FA5A2" w14:textId="77777777" w:rsidR="00B7177A" w:rsidRDefault="00B7177A" w:rsidP="00B7177A">
      <w:pPr>
        <w:spacing w:after="0" w:line="360" w:lineRule="auto"/>
        <w:rPr>
          <w:rFonts w:ascii="Times New Roman" w:eastAsia="Times New Roman" w:hAnsi="Times New Roman" w:cs="Times New Roman"/>
          <w:b/>
          <w:bCs/>
          <w:sz w:val="24"/>
          <w:szCs w:val="24"/>
          <w:lang w:bidi="hi-IN"/>
        </w:rPr>
      </w:pPr>
    </w:p>
    <w:p w14:paraId="5852021B" w14:textId="77777777" w:rsidR="00B7177A" w:rsidRDefault="00B7177A" w:rsidP="00B7177A">
      <w:p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5. Transferring Money: </w:t>
      </w:r>
      <w:r>
        <w:rPr>
          <w:rFonts w:ascii="Times New Roman" w:eastAsia="Times New Roman" w:hAnsi="Times New Roman" w:cs="Times New Roman"/>
          <w:sz w:val="24"/>
          <w:szCs w:val="24"/>
          <w:lang w:bidi="hi-IN"/>
        </w:rPr>
        <w:t xml:space="preserve">Help client transferring money to/or another bank or country. </w:t>
      </w:r>
    </w:p>
    <w:p w14:paraId="3DEA68A6" w14:textId="77777777" w:rsidR="00B7177A" w:rsidRDefault="00466AE6" w:rsidP="00466AE6">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534B0D3A" w14:textId="77777777" w:rsidR="00B7177A" w:rsidRDefault="00B7177A" w:rsidP="00466AE6">
      <w:pPr>
        <w:spacing w:line="360" w:lineRule="auto"/>
        <w:jc w:val="both"/>
        <w:rPr>
          <w:rFonts w:ascii="Times New Roman" w:hAnsi="Times New Roman" w:cs="Times New Roman"/>
          <w:sz w:val="32"/>
          <w:szCs w:val="32"/>
        </w:rPr>
      </w:pPr>
    </w:p>
    <w:p w14:paraId="28131BA7" w14:textId="77777777" w:rsidR="00B7177A" w:rsidRDefault="00B7177A" w:rsidP="00466AE6">
      <w:pPr>
        <w:spacing w:line="360" w:lineRule="auto"/>
        <w:jc w:val="both"/>
        <w:rPr>
          <w:rFonts w:ascii="Times New Roman" w:hAnsi="Times New Roman" w:cs="Times New Roman"/>
          <w:sz w:val="32"/>
          <w:szCs w:val="32"/>
        </w:rPr>
      </w:pPr>
    </w:p>
    <w:p w14:paraId="4A37F7C2" w14:textId="77777777" w:rsidR="00B7177A" w:rsidRDefault="00B7177A" w:rsidP="00466AE6">
      <w:pPr>
        <w:spacing w:line="360" w:lineRule="auto"/>
        <w:jc w:val="both"/>
        <w:rPr>
          <w:rFonts w:ascii="Times New Roman" w:hAnsi="Times New Roman" w:cs="Times New Roman"/>
          <w:sz w:val="32"/>
          <w:szCs w:val="32"/>
        </w:rPr>
      </w:pPr>
    </w:p>
    <w:p w14:paraId="13E54F7C" w14:textId="77777777" w:rsidR="00B7177A" w:rsidRDefault="00B7177A" w:rsidP="00466AE6">
      <w:pPr>
        <w:spacing w:line="360" w:lineRule="auto"/>
        <w:jc w:val="both"/>
        <w:rPr>
          <w:rFonts w:ascii="Times New Roman" w:hAnsi="Times New Roman" w:cs="Times New Roman"/>
          <w:sz w:val="32"/>
          <w:szCs w:val="32"/>
        </w:rPr>
      </w:pPr>
    </w:p>
    <w:p w14:paraId="7715E3A1" w14:textId="77777777" w:rsidR="00B7177A" w:rsidRDefault="00B7177A" w:rsidP="00466AE6">
      <w:pPr>
        <w:spacing w:line="360" w:lineRule="auto"/>
        <w:jc w:val="both"/>
        <w:rPr>
          <w:rFonts w:ascii="Times New Roman" w:hAnsi="Times New Roman" w:cs="Times New Roman"/>
          <w:sz w:val="32"/>
          <w:szCs w:val="32"/>
        </w:rPr>
      </w:pPr>
    </w:p>
    <w:p w14:paraId="01B9C126" w14:textId="77777777" w:rsidR="00B7177A" w:rsidRDefault="00B7177A" w:rsidP="00466AE6">
      <w:pPr>
        <w:spacing w:line="360" w:lineRule="auto"/>
        <w:jc w:val="both"/>
        <w:rPr>
          <w:rFonts w:ascii="Times New Roman" w:hAnsi="Times New Roman" w:cs="Times New Roman"/>
          <w:sz w:val="32"/>
          <w:szCs w:val="32"/>
        </w:rPr>
      </w:pPr>
    </w:p>
    <w:p w14:paraId="2B83DA07" w14:textId="77777777" w:rsidR="00B7177A" w:rsidRDefault="00B7177A" w:rsidP="00466AE6">
      <w:pPr>
        <w:spacing w:line="360" w:lineRule="auto"/>
        <w:jc w:val="both"/>
        <w:rPr>
          <w:rFonts w:ascii="Times New Roman" w:hAnsi="Times New Roman" w:cs="Times New Roman"/>
          <w:sz w:val="32"/>
          <w:szCs w:val="32"/>
        </w:rPr>
      </w:pPr>
    </w:p>
    <w:p w14:paraId="424E1AD8" w14:textId="77777777" w:rsidR="00B7177A" w:rsidRDefault="00B7177A" w:rsidP="00466AE6">
      <w:pPr>
        <w:spacing w:line="360" w:lineRule="auto"/>
        <w:jc w:val="both"/>
        <w:rPr>
          <w:rFonts w:ascii="Times New Roman" w:hAnsi="Times New Roman" w:cs="Times New Roman"/>
          <w:sz w:val="32"/>
          <w:szCs w:val="32"/>
        </w:rPr>
      </w:pPr>
    </w:p>
    <w:p w14:paraId="3AF5FBB3" w14:textId="77777777" w:rsidR="00E17975" w:rsidRDefault="00E17975" w:rsidP="00E1797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3) System Analysis:</w:t>
      </w:r>
    </w:p>
    <w:p w14:paraId="4E76B4C1" w14:textId="0C1DC1C3" w:rsidR="00466AE6" w:rsidRPr="00472F22" w:rsidRDefault="00472F22" w:rsidP="00472F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009354EB">
        <w:rPr>
          <w:rFonts w:ascii="Times New Roman" w:hAnsi="Times New Roman" w:cs="Times New Roman"/>
          <w:b/>
          <w:bCs/>
          <w:sz w:val="28"/>
          <w:szCs w:val="28"/>
        </w:rPr>
        <w:t xml:space="preserve"> </w:t>
      </w:r>
      <w:r w:rsidR="00466AE6" w:rsidRPr="00472F22">
        <w:rPr>
          <w:rFonts w:ascii="Times New Roman" w:hAnsi="Times New Roman" w:cs="Times New Roman"/>
          <w:b/>
          <w:bCs/>
          <w:sz w:val="28"/>
          <w:szCs w:val="28"/>
        </w:rPr>
        <w:t>EXISTING SYSTEM</w:t>
      </w:r>
    </w:p>
    <w:p w14:paraId="189CC3A7" w14:textId="77777777" w:rsidR="00C3328D" w:rsidRPr="00C3328D" w:rsidRDefault="00C3328D" w:rsidP="00C3328D">
      <w:pPr>
        <w:pStyle w:val="ListParagraph"/>
        <w:spacing w:line="360" w:lineRule="auto"/>
        <w:jc w:val="both"/>
        <w:rPr>
          <w:rFonts w:ascii="Times New Roman" w:hAnsi="Times New Roman" w:cs="Times New Roman"/>
          <w:sz w:val="24"/>
          <w:szCs w:val="24"/>
        </w:rPr>
      </w:pPr>
    </w:p>
    <w:p w14:paraId="510A91BE" w14:textId="77777777" w:rsidR="00C3328D" w:rsidRPr="00D37211" w:rsidRDefault="00C3328D" w:rsidP="00D37211">
      <w:pPr>
        <w:pStyle w:val="ListParagraph"/>
        <w:spacing w:line="360" w:lineRule="auto"/>
        <w:ind w:firstLine="720"/>
        <w:jc w:val="both"/>
        <w:rPr>
          <w:rFonts w:ascii="Times New Roman" w:hAnsi="Times New Roman" w:cs="Times New Roman"/>
          <w:sz w:val="24"/>
          <w:szCs w:val="24"/>
        </w:rPr>
      </w:pPr>
      <w:r w:rsidRPr="00D37211">
        <w:rPr>
          <w:rFonts w:ascii="Times New Roman" w:hAnsi="Times New Roman" w:cs="Times New Roman"/>
          <w:sz w:val="24"/>
          <w:szCs w:val="24"/>
        </w:rPr>
        <w:t>In the manual system, firstly the bank manager and its staff have to manage</w:t>
      </w:r>
    </w:p>
    <w:p w14:paraId="1D860915" w14:textId="77777777" w:rsidR="00C3328D"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information regarding the accounts and transaction of all the customers manually</w:t>
      </w:r>
    </w:p>
    <w:p w14:paraId="24A87AF2" w14:textId="5C4686B3" w:rsidR="00C3328D"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Doing this manual transaction was really tedious job. Secondly information</w:t>
      </w:r>
    </w:p>
    <w:p w14:paraId="76139782" w14:textId="18566363" w:rsidR="00C3328D"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regarding accounts and transactions of customers were to be maintained. This</w:t>
      </w:r>
    </w:p>
    <w:p w14:paraId="4E6F395E" w14:textId="68A8463E" w:rsidR="007C2CF1"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process is time consuming and it requires a great manual effort.</w:t>
      </w:r>
    </w:p>
    <w:p w14:paraId="6D9DCA99" w14:textId="77777777" w:rsidR="00C3328D" w:rsidRPr="00D37211" w:rsidRDefault="00C3328D" w:rsidP="00D37211">
      <w:pPr>
        <w:pStyle w:val="ListParagraph"/>
        <w:spacing w:line="360" w:lineRule="auto"/>
        <w:ind w:left="1080"/>
        <w:jc w:val="both"/>
        <w:rPr>
          <w:rFonts w:ascii="Times New Roman" w:hAnsi="Times New Roman" w:cs="Times New Roman"/>
          <w:noProof/>
          <w:sz w:val="24"/>
          <w:szCs w:val="24"/>
        </w:rPr>
      </w:pPr>
    </w:p>
    <w:p w14:paraId="0CA31ADD" w14:textId="77777777" w:rsidR="00C3328D" w:rsidRPr="00D37211" w:rsidRDefault="00C3328D" w:rsidP="00D37211">
      <w:pPr>
        <w:pStyle w:val="ListParagraph"/>
        <w:spacing w:line="360" w:lineRule="auto"/>
        <w:ind w:left="1080"/>
        <w:jc w:val="both"/>
        <w:rPr>
          <w:rFonts w:ascii="Times New Roman" w:hAnsi="Times New Roman" w:cs="Times New Roman"/>
          <w:noProof/>
          <w:sz w:val="24"/>
          <w:szCs w:val="24"/>
        </w:rPr>
      </w:pPr>
    </w:p>
    <w:p w14:paraId="4A619510" w14:textId="5A576EC0" w:rsidR="00C3328D" w:rsidRPr="00D37211" w:rsidRDefault="00C3328D" w:rsidP="00D37211">
      <w:pPr>
        <w:pStyle w:val="ListParagraph"/>
        <w:numPr>
          <w:ilvl w:val="0"/>
          <w:numId w:val="4"/>
        </w:numPr>
        <w:spacing w:line="360" w:lineRule="auto"/>
        <w:jc w:val="both"/>
        <w:rPr>
          <w:rFonts w:ascii="Times New Roman" w:hAnsi="Times New Roman" w:cs="Times New Roman"/>
          <w:noProof/>
          <w:sz w:val="24"/>
          <w:szCs w:val="24"/>
        </w:rPr>
      </w:pPr>
      <w:r w:rsidRPr="00D37211">
        <w:rPr>
          <w:rFonts w:ascii="Times New Roman" w:hAnsi="Times New Roman" w:cs="Times New Roman"/>
          <w:b/>
          <w:bCs/>
          <w:noProof/>
          <w:sz w:val="24"/>
          <w:szCs w:val="24"/>
          <w:u w:val="single"/>
        </w:rPr>
        <w:t>Disadvantages Of Existing System:</w:t>
      </w:r>
    </w:p>
    <w:p w14:paraId="209E475C" w14:textId="24FDBC05" w:rsidR="00C3328D"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1. More time is consumed.</w:t>
      </w:r>
    </w:p>
    <w:p w14:paraId="56F779E6" w14:textId="73D2E8F5" w:rsidR="00C3328D" w:rsidRPr="00D37211" w:rsidRDefault="00C3328D" w:rsidP="00D37211">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2. More hard work to maintain all records.</w:t>
      </w:r>
    </w:p>
    <w:p w14:paraId="4BB7B8A7" w14:textId="77777777" w:rsidR="009354EB" w:rsidRDefault="00C3328D" w:rsidP="009354EB">
      <w:pPr>
        <w:pStyle w:val="ListParagraph"/>
        <w:spacing w:line="360" w:lineRule="auto"/>
        <w:jc w:val="both"/>
        <w:rPr>
          <w:rFonts w:ascii="Times New Roman" w:hAnsi="Times New Roman" w:cs="Times New Roman"/>
          <w:sz w:val="24"/>
          <w:szCs w:val="24"/>
        </w:rPr>
      </w:pPr>
      <w:r w:rsidRPr="00D37211">
        <w:rPr>
          <w:rFonts w:ascii="Times New Roman" w:hAnsi="Times New Roman" w:cs="Times New Roman"/>
          <w:sz w:val="24"/>
          <w:szCs w:val="24"/>
        </w:rPr>
        <w:t>3. Bulk of paper is to be searched for a single search.</w:t>
      </w:r>
    </w:p>
    <w:p w14:paraId="1A2161EA" w14:textId="2DE1AF26" w:rsidR="00466AE6" w:rsidRPr="009354EB" w:rsidRDefault="009354EB" w:rsidP="009354EB">
      <w:pPr>
        <w:spacing w:line="360" w:lineRule="auto"/>
        <w:jc w:val="both"/>
        <w:rPr>
          <w:rFonts w:ascii="Times New Roman" w:hAnsi="Times New Roman" w:cs="Times New Roman"/>
          <w:sz w:val="28"/>
          <w:szCs w:val="28"/>
        </w:rPr>
      </w:pPr>
      <w:r w:rsidRPr="009354EB">
        <w:rPr>
          <w:rFonts w:ascii="Times New Roman" w:hAnsi="Times New Roman" w:cs="Times New Roman"/>
          <w:b/>
          <w:bCs/>
          <w:sz w:val="28"/>
          <w:szCs w:val="28"/>
        </w:rPr>
        <w:t xml:space="preserve">3.2) </w:t>
      </w:r>
      <w:r w:rsidR="00466AE6" w:rsidRPr="009354EB">
        <w:rPr>
          <w:rFonts w:ascii="Times New Roman" w:hAnsi="Times New Roman" w:cs="Times New Roman"/>
          <w:b/>
          <w:bCs/>
          <w:sz w:val="28"/>
          <w:szCs w:val="28"/>
        </w:rPr>
        <w:t>PROPOSED</w:t>
      </w:r>
      <w:r w:rsidR="00466AE6" w:rsidRPr="009354EB">
        <w:rPr>
          <w:rFonts w:ascii="Times New Roman" w:hAnsi="Times New Roman" w:cs="Times New Roman"/>
          <w:sz w:val="28"/>
          <w:szCs w:val="28"/>
        </w:rPr>
        <w:t xml:space="preserve"> </w:t>
      </w:r>
      <w:r w:rsidR="00466AE6" w:rsidRPr="009354EB">
        <w:rPr>
          <w:rFonts w:ascii="Times New Roman" w:hAnsi="Times New Roman" w:cs="Times New Roman"/>
          <w:b/>
          <w:bCs/>
          <w:sz w:val="28"/>
          <w:szCs w:val="28"/>
        </w:rPr>
        <w:t>SYSTEM</w:t>
      </w:r>
    </w:p>
    <w:p w14:paraId="73DC0540" w14:textId="77777777" w:rsidR="007C2CF1" w:rsidRPr="00872143" w:rsidRDefault="007C2CF1" w:rsidP="007C2CF1">
      <w:pPr>
        <w:spacing w:after="0" w:line="240" w:lineRule="auto"/>
        <w:jc w:val="center"/>
        <w:rPr>
          <w:rFonts w:ascii="Times New Roman" w:eastAsia="Times New Roman" w:hAnsi="Times New Roman" w:cs="Times New Roman"/>
          <w:b/>
          <w:bCs/>
          <w:sz w:val="28"/>
          <w:szCs w:val="28"/>
          <w:lang w:bidi="hi-IN"/>
        </w:rPr>
      </w:pPr>
    </w:p>
    <w:p w14:paraId="5AC26647" w14:textId="77777777" w:rsidR="007C2CF1" w:rsidRDefault="007C2CF1" w:rsidP="00D37211">
      <w:pPr>
        <w:spacing w:after="0" w:line="360" w:lineRule="auto"/>
        <w:ind w:firstLine="720"/>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Many of the benefits of doing our banking online are obvious: </w:t>
      </w:r>
    </w:p>
    <w:p w14:paraId="6EDA9FB6" w14:textId="77777777" w:rsidR="007C2CF1" w:rsidRDefault="007C2CF1" w:rsidP="007C2CF1">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05373580" w14:textId="53D17841" w:rsidR="00DA3D98" w:rsidRDefault="00DA3D98" w:rsidP="00DA3D98">
      <w:pPr>
        <w:pStyle w:val="ListParagraph"/>
        <w:numPr>
          <w:ilvl w:val="0"/>
          <w:numId w:val="5"/>
        </w:numPr>
        <w:spacing w:line="360" w:lineRule="auto"/>
        <w:rPr>
          <w:rFonts w:ascii="Times New Roman" w:hAnsi="Times New Roman" w:cs="Times New Roman"/>
          <w:sz w:val="28"/>
          <w:szCs w:val="28"/>
          <w:u w:val="single"/>
        </w:rPr>
      </w:pPr>
      <w:r>
        <w:rPr>
          <w:rFonts w:ascii="Times New Roman" w:hAnsi="Times New Roman" w:cs="Times New Roman"/>
          <w:b/>
          <w:bCs/>
          <w:sz w:val="28"/>
          <w:szCs w:val="28"/>
          <w:u w:val="single"/>
        </w:rPr>
        <w:t>Advantages of Proposed System:</w:t>
      </w:r>
      <w:r>
        <w:rPr>
          <w:rFonts w:ascii="Times New Roman" w:hAnsi="Times New Roman" w:cs="Times New Roman"/>
          <w:sz w:val="28"/>
          <w:szCs w:val="28"/>
          <w:u w:val="single"/>
        </w:rPr>
        <w:t xml:space="preserve"> </w:t>
      </w:r>
    </w:p>
    <w:p w14:paraId="4B8DC71E" w14:textId="4F4F6D65" w:rsidR="00DA3D98" w:rsidRPr="00DA3D98" w:rsidRDefault="00DA3D98" w:rsidP="00D37211">
      <w:pPr>
        <w:pStyle w:val="ListParagraph"/>
        <w:spacing w:after="0" w:line="360" w:lineRule="auto"/>
        <w:rPr>
          <w:rFonts w:ascii="Times New Roman" w:eastAsia="Times New Roman" w:hAnsi="Times New Roman" w:cs="Times New Roman"/>
          <w:sz w:val="24"/>
          <w:szCs w:val="24"/>
          <w:lang w:bidi="hi-IN"/>
        </w:rPr>
      </w:pPr>
      <w:r w:rsidRPr="00DA3D98">
        <w:rPr>
          <w:rFonts w:ascii="Times New Roman" w:eastAsia="Times New Roman" w:hAnsi="Times New Roman" w:cs="Times New Roman"/>
          <w:sz w:val="24"/>
          <w:szCs w:val="24"/>
          <w:lang w:bidi="hi-IN"/>
        </w:rPr>
        <w:t>1</w:t>
      </w:r>
      <w:r>
        <w:rPr>
          <w:rFonts w:ascii="Times New Roman" w:eastAsia="Times New Roman" w:hAnsi="Times New Roman" w:cs="Times New Roman"/>
          <w:sz w:val="24"/>
          <w:szCs w:val="24"/>
          <w:lang w:bidi="hi-IN"/>
        </w:rPr>
        <w:t>.</w:t>
      </w:r>
      <w:r w:rsidRPr="00DA3D98">
        <w:rPr>
          <w:rFonts w:ascii="Times New Roman" w:eastAsia="Times New Roman" w:hAnsi="Times New Roman" w:cs="Times New Roman"/>
          <w:sz w:val="24"/>
          <w:szCs w:val="24"/>
          <w:lang w:bidi="hi-IN"/>
        </w:rPr>
        <w:t xml:space="preserve">You don't have to wait in line. </w:t>
      </w:r>
    </w:p>
    <w:p w14:paraId="191CB68C" w14:textId="0D64CFDC" w:rsidR="00DA3D98" w:rsidRPr="00DA3D98" w:rsidRDefault="00DA3D98" w:rsidP="00D37211">
      <w:pPr>
        <w:pStyle w:val="ListParagraph"/>
        <w:spacing w:after="0" w:line="360" w:lineRule="auto"/>
        <w:rPr>
          <w:rFonts w:ascii="Times New Roman" w:eastAsia="Times New Roman" w:hAnsi="Times New Roman" w:cs="Times New Roman"/>
          <w:sz w:val="24"/>
          <w:szCs w:val="24"/>
          <w:lang w:bidi="hi-IN"/>
        </w:rPr>
      </w:pPr>
      <w:r w:rsidRPr="00DA3D98">
        <w:rPr>
          <w:rFonts w:ascii="Times New Roman" w:eastAsia="Times New Roman" w:hAnsi="Times New Roman" w:cs="Times New Roman"/>
          <w:sz w:val="24"/>
          <w:szCs w:val="24"/>
          <w:lang w:bidi="hi-IN"/>
        </w:rPr>
        <w:t>2</w:t>
      </w:r>
      <w:r>
        <w:rPr>
          <w:rFonts w:ascii="Times New Roman" w:eastAsia="Times New Roman" w:hAnsi="Times New Roman" w:cs="Times New Roman"/>
          <w:sz w:val="24"/>
          <w:szCs w:val="24"/>
          <w:lang w:bidi="hi-IN"/>
        </w:rPr>
        <w:t>.</w:t>
      </w:r>
      <w:r w:rsidRPr="00DA3D98">
        <w:rPr>
          <w:rFonts w:ascii="Times New Roman" w:eastAsia="Times New Roman" w:hAnsi="Times New Roman" w:cs="Times New Roman"/>
          <w:sz w:val="24"/>
          <w:szCs w:val="24"/>
          <w:lang w:bidi="hi-IN"/>
        </w:rPr>
        <w:t xml:space="preserve">You don't have to plan your day around the bank's hours. </w:t>
      </w:r>
    </w:p>
    <w:p w14:paraId="7D93DADE" w14:textId="7C1563F0" w:rsidR="00DA3D98" w:rsidRDefault="00DA3D98" w:rsidP="00D37211">
      <w:pPr>
        <w:pStyle w:val="ListParagraph"/>
        <w:spacing w:after="0" w:line="360" w:lineRule="auto"/>
        <w:rPr>
          <w:rFonts w:ascii="Times New Roman" w:eastAsia="Times New Roman" w:hAnsi="Times New Roman" w:cs="Times New Roman"/>
          <w:sz w:val="24"/>
          <w:szCs w:val="24"/>
          <w:lang w:bidi="hi-IN"/>
        </w:rPr>
      </w:pPr>
      <w:r w:rsidRPr="00DA3D98">
        <w:rPr>
          <w:rFonts w:ascii="Times New Roman" w:eastAsia="Times New Roman" w:hAnsi="Times New Roman" w:cs="Times New Roman"/>
          <w:sz w:val="24"/>
          <w:szCs w:val="24"/>
          <w:lang w:bidi="hi-IN"/>
        </w:rPr>
        <w:t>3</w:t>
      </w:r>
      <w:r>
        <w:rPr>
          <w:rFonts w:ascii="Times New Roman" w:eastAsia="Times New Roman" w:hAnsi="Times New Roman" w:cs="Times New Roman"/>
          <w:sz w:val="24"/>
          <w:szCs w:val="24"/>
          <w:lang w:bidi="hi-IN"/>
        </w:rPr>
        <w:t>.</w:t>
      </w:r>
      <w:r w:rsidRPr="00DA3D98">
        <w:rPr>
          <w:rFonts w:ascii="Times New Roman" w:eastAsia="Times New Roman" w:hAnsi="Times New Roman" w:cs="Times New Roman"/>
          <w:sz w:val="24"/>
          <w:szCs w:val="24"/>
          <w:lang w:bidi="hi-IN"/>
        </w:rPr>
        <w:t xml:space="preserve">You can look at your balance whenever you want, not just when you get a statement. </w:t>
      </w:r>
    </w:p>
    <w:p w14:paraId="59A90049" w14:textId="06B722A3" w:rsidR="00DA3D98" w:rsidRPr="00872143" w:rsidRDefault="00DA3D98" w:rsidP="00D37211">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Pr="00872143">
        <w:rPr>
          <w:rFonts w:ascii="Times New Roman" w:eastAsia="Times New Roman" w:hAnsi="Times New Roman" w:cs="Times New Roman"/>
          <w:sz w:val="24"/>
          <w:szCs w:val="24"/>
          <w:lang w:bidi="hi-IN"/>
        </w:rPr>
        <w:t xml:space="preserve">Quick, simple, authenticated access to accounts via the web application. </w:t>
      </w:r>
    </w:p>
    <w:p w14:paraId="2C4077D4" w14:textId="77777777" w:rsidR="00DA3D98" w:rsidRPr="00E17975" w:rsidRDefault="00DA3D98" w:rsidP="00E17975">
      <w:pPr>
        <w:spacing w:line="360" w:lineRule="auto"/>
        <w:jc w:val="both"/>
        <w:rPr>
          <w:rFonts w:ascii="Times New Roman" w:hAnsi="Times New Roman" w:cs="Times New Roman"/>
          <w:sz w:val="24"/>
          <w:szCs w:val="24"/>
        </w:rPr>
      </w:pPr>
      <w:r w:rsidRPr="00E17975">
        <w:rPr>
          <w:rFonts w:ascii="Times New Roman" w:hAnsi="Times New Roman" w:cs="Times New Roman"/>
          <w:sz w:val="24"/>
          <w:szCs w:val="24"/>
        </w:rPr>
        <w:t xml:space="preserve">                                                 </w:t>
      </w:r>
    </w:p>
    <w:p w14:paraId="4EA83781" w14:textId="77777777" w:rsidR="003266F5" w:rsidRDefault="003266F5" w:rsidP="00466AE6">
      <w:pPr>
        <w:spacing w:line="360" w:lineRule="auto"/>
        <w:jc w:val="both"/>
        <w:rPr>
          <w:rFonts w:ascii="Times New Roman" w:hAnsi="Times New Roman" w:cs="Times New Roman"/>
          <w:sz w:val="24"/>
          <w:szCs w:val="24"/>
        </w:rPr>
      </w:pPr>
    </w:p>
    <w:p w14:paraId="52F316C0" w14:textId="45685596" w:rsidR="00466AE6" w:rsidRDefault="00466AE6" w:rsidP="00466AE6">
      <w:pPr>
        <w:spacing w:line="360" w:lineRule="auto"/>
        <w:jc w:val="both"/>
        <w:rPr>
          <w:rFonts w:ascii="Times New Roman" w:hAnsi="Times New Roman" w:cs="Times New Roman"/>
          <w:b/>
          <w:bCs/>
          <w:sz w:val="32"/>
          <w:szCs w:val="32"/>
        </w:rPr>
      </w:pPr>
      <w:r w:rsidRPr="00C844DC">
        <w:rPr>
          <w:rFonts w:ascii="Times New Roman" w:hAnsi="Times New Roman" w:cs="Times New Roman"/>
          <w:b/>
          <w:bCs/>
          <w:sz w:val="32"/>
          <w:szCs w:val="32"/>
        </w:rPr>
        <w:lastRenderedPageBreak/>
        <w:t>Feasibility Study</w:t>
      </w:r>
    </w:p>
    <w:p w14:paraId="5AEC2E93" w14:textId="77777777" w:rsidR="00F961D4" w:rsidRPr="00C844DC" w:rsidRDefault="00F961D4" w:rsidP="00466AE6">
      <w:pPr>
        <w:spacing w:line="360" w:lineRule="auto"/>
        <w:jc w:val="both"/>
        <w:rPr>
          <w:rFonts w:ascii="Times New Roman" w:hAnsi="Times New Roman" w:cs="Times New Roman"/>
          <w:sz w:val="24"/>
          <w:szCs w:val="24"/>
        </w:rPr>
      </w:pPr>
    </w:p>
    <w:p w14:paraId="2FE90724" w14:textId="77777777" w:rsidR="00F961D4" w:rsidRPr="003266F5" w:rsidRDefault="00F961D4" w:rsidP="003266F5">
      <w:pPr>
        <w:pStyle w:val="ListParagraph"/>
        <w:numPr>
          <w:ilvl w:val="0"/>
          <w:numId w:val="4"/>
        </w:numPr>
        <w:spacing w:line="360" w:lineRule="auto"/>
        <w:jc w:val="both"/>
        <w:rPr>
          <w:rFonts w:ascii="Times New Roman" w:hAnsi="Times New Roman" w:cs="Times New Roman"/>
          <w:noProof/>
          <w:sz w:val="28"/>
          <w:szCs w:val="28"/>
          <w:u w:val="single"/>
        </w:rPr>
      </w:pPr>
      <w:r w:rsidRPr="003266F5">
        <w:rPr>
          <w:rFonts w:ascii="Times New Roman" w:hAnsi="Times New Roman" w:cs="Times New Roman"/>
          <w:noProof/>
          <w:sz w:val="28"/>
          <w:szCs w:val="28"/>
          <w:u w:val="single"/>
        </w:rPr>
        <w:t>Econmical Feasible:-</w:t>
      </w:r>
    </w:p>
    <w:p w14:paraId="19C3AAC0" w14:textId="0C559E18" w:rsidR="00F961D4" w:rsidRDefault="00F961D4" w:rsidP="00F961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F961D4">
        <w:rPr>
          <w:rFonts w:ascii="Times New Roman" w:hAnsi="Times New Roman" w:cs="Times New Roman"/>
          <w:noProof/>
          <w:sz w:val="24"/>
          <w:szCs w:val="24"/>
        </w:rPr>
        <w:t>The cost of converting from manual system to new automatic computerized</w:t>
      </w:r>
      <w:r>
        <w:rPr>
          <w:rFonts w:ascii="Times New Roman" w:hAnsi="Times New Roman" w:cs="Times New Roman"/>
          <w:noProof/>
          <w:sz w:val="24"/>
          <w:szCs w:val="24"/>
        </w:rPr>
        <w:t xml:space="preserve"> </w:t>
      </w:r>
      <w:r w:rsidRPr="00F961D4">
        <w:rPr>
          <w:rFonts w:ascii="Times New Roman" w:hAnsi="Times New Roman" w:cs="Times New Roman"/>
          <w:noProof/>
          <w:sz w:val="24"/>
          <w:szCs w:val="24"/>
        </w:rPr>
        <w:t>system is not probably more. For construction of the new system, the rooms and its</w:t>
      </w:r>
      <w:r>
        <w:rPr>
          <w:rFonts w:ascii="Times New Roman" w:hAnsi="Times New Roman" w:cs="Times New Roman"/>
          <w:noProof/>
          <w:sz w:val="24"/>
          <w:szCs w:val="24"/>
        </w:rPr>
        <w:t xml:space="preserve"> </w:t>
      </w:r>
      <w:r w:rsidRPr="00F961D4">
        <w:rPr>
          <w:rFonts w:ascii="Times New Roman" w:hAnsi="Times New Roman" w:cs="Times New Roman"/>
          <w:noProof/>
          <w:sz w:val="24"/>
          <w:szCs w:val="24"/>
        </w:rPr>
        <w:t>facilities are available so it does not require any extra resource, only the software requirement is there.</w:t>
      </w:r>
    </w:p>
    <w:p w14:paraId="7A73DA5A" w14:textId="77777777" w:rsidR="00F961D4" w:rsidRDefault="00F961D4" w:rsidP="00F961D4">
      <w:pPr>
        <w:pStyle w:val="ListParagraph"/>
        <w:numPr>
          <w:ilvl w:val="0"/>
          <w:numId w:val="4"/>
        </w:numPr>
        <w:spacing w:line="360" w:lineRule="auto"/>
        <w:ind w:left="786"/>
        <w:jc w:val="both"/>
        <w:rPr>
          <w:rFonts w:ascii="Times New Roman" w:hAnsi="Times New Roman" w:cs="Times New Roman"/>
          <w:noProof/>
          <w:sz w:val="28"/>
          <w:szCs w:val="28"/>
          <w:u w:val="single"/>
        </w:rPr>
      </w:pPr>
      <w:r>
        <w:rPr>
          <w:rFonts w:ascii="Times New Roman" w:hAnsi="Times New Roman" w:cs="Times New Roman"/>
          <w:noProof/>
          <w:sz w:val="28"/>
          <w:szCs w:val="28"/>
          <w:u w:val="single"/>
        </w:rPr>
        <w:t>Technical Feasible:-</w:t>
      </w:r>
    </w:p>
    <w:p w14:paraId="498C9FB0" w14:textId="77777777" w:rsidR="00F961D4" w:rsidRDefault="00F961D4" w:rsidP="00F961D4">
      <w:pPr>
        <w:spacing w:line="360" w:lineRule="auto"/>
        <w:ind w:left="360"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                     In our proposed system we use operating system as ‘Microsoft Windows’ that can be available all the time. In this system we used back end software as ‘Microsoft Acces’ which is available on microsoft windows. In proposed system we have hardwares like LCD monitor,normal keybord and </w:t>
      </w:r>
      <w:r>
        <w:rPr>
          <w:rFonts w:ascii="Times New Roman" w:hAnsi="Times New Roman" w:cs="Times New Roman"/>
          <w:color w:val="000000"/>
          <w:sz w:val="24"/>
          <w:szCs w:val="24"/>
        </w:rPr>
        <w:t>compatible</w:t>
      </w:r>
      <w:r>
        <w:rPr>
          <w:rFonts w:ascii="Times New Roman" w:hAnsi="Times New Roman" w:cs="Times New Roman"/>
          <w:noProof/>
          <w:sz w:val="24"/>
          <w:szCs w:val="24"/>
        </w:rPr>
        <w:t xml:space="preserve"> mouse which are available on every pc’s. To run our system we required Visual basic 6.0 as front-end software which is also easily available on internet.</w:t>
      </w:r>
    </w:p>
    <w:p w14:paraId="7CA1A945" w14:textId="55FF2B77" w:rsidR="0049418A" w:rsidRDefault="0049418A" w:rsidP="0049418A">
      <w:pPr>
        <w:pStyle w:val="ListParagraph"/>
        <w:numPr>
          <w:ilvl w:val="0"/>
          <w:numId w:val="4"/>
        </w:numPr>
        <w:spacing w:line="360" w:lineRule="auto"/>
        <w:ind w:left="786"/>
        <w:jc w:val="both"/>
        <w:rPr>
          <w:rFonts w:ascii="Times New Roman" w:hAnsi="Times New Roman" w:cs="Times New Roman"/>
          <w:noProof/>
          <w:sz w:val="28"/>
          <w:szCs w:val="28"/>
          <w:u w:val="single"/>
        </w:rPr>
      </w:pPr>
      <w:r>
        <w:rPr>
          <w:rFonts w:ascii="Times New Roman" w:hAnsi="Times New Roman" w:cs="Times New Roman"/>
          <w:noProof/>
          <w:sz w:val="28"/>
          <w:szCs w:val="28"/>
          <w:u w:val="single"/>
        </w:rPr>
        <w:t>Operational Feasible:-</w:t>
      </w:r>
    </w:p>
    <w:p w14:paraId="460489D9" w14:textId="22F7ABC4" w:rsidR="00466AE6" w:rsidRPr="0049418A" w:rsidRDefault="0049418A" w:rsidP="0049418A">
      <w:pPr>
        <w:spacing w:line="360" w:lineRule="auto"/>
        <w:ind w:firstLine="426"/>
        <w:jc w:val="both"/>
        <w:rPr>
          <w:rFonts w:ascii="Times New Roman" w:hAnsi="Times New Roman" w:cs="Times New Roman"/>
          <w:sz w:val="24"/>
          <w:szCs w:val="24"/>
        </w:rPr>
      </w:pPr>
      <w:r w:rsidRPr="0049418A">
        <w:rPr>
          <w:rFonts w:ascii="Times New Roman" w:hAnsi="Times New Roman" w:cs="Times New Roman"/>
          <w:sz w:val="24"/>
          <w:szCs w:val="24"/>
        </w:rPr>
        <w:t xml:space="preserve">Operational feasibility deals with study prospectus of the system. This system operationally eliminates all the tensions of the tensions of the admin and effectively tracking the project process. This kind of automation will surely reduce time and energy, which previously consumed in manual work. Based on the study, the system is provided to be operationally feasible. Processed feasibility is beneficial only it </w:t>
      </w:r>
      <w:proofErr w:type="gramStart"/>
      <w:r w:rsidRPr="0049418A">
        <w:rPr>
          <w:rFonts w:ascii="Times New Roman" w:hAnsi="Times New Roman" w:cs="Times New Roman"/>
          <w:sz w:val="24"/>
          <w:szCs w:val="24"/>
        </w:rPr>
        <w:t>meet</w:t>
      </w:r>
      <w:proofErr w:type="gramEnd"/>
      <w:r w:rsidRPr="0049418A">
        <w:rPr>
          <w:rFonts w:ascii="Times New Roman" w:hAnsi="Times New Roman" w:cs="Times New Roman"/>
          <w:sz w:val="24"/>
          <w:szCs w:val="24"/>
        </w:rPr>
        <w:t xml:space="preserve"> the user requirement. This system will certainly be supported since it produces good results lots of work</w:t>
      </w:r>
    </w:p>
    <w:p w14:paraId="3729119D" w14:textId="77777777" w:rsidR="00466AE6" w:rsidRDefault="00466AE6" w:rsidP="00466AE6">
      <w:pPr>
        <w:pStyle w:val="ListParagraph"/>
        <w:spacing w:line="360" w:lineRule="auto"/>
        <w:jc w:val="both"/>
        <w:rPr>
          <w:rFonts w:ascii="Times New Roman" w:hAnsi="Times New Roman" w:cs="Times New Roman"/>
          <w:sz w:val="24"/>
          <w:szCs w:val="24"/>
        </w:rPr>
      </w:pPr>
    </w:p>
    <w:p w14:paraId="10C6273F" w14:textId="77777777" w:rsidR="0049418A" w:rsidRDefault="0049418A" w:rsidP="00466AE6">
      <w:pPr>
        <w:pStyle w:val="ListParagraph"/>
        <w:spacing w:line="360" w:lineRule="auto"/>
        <w:jc w:val="both"/>
        <w:rPr>
          <w:rFonts w:ascii="Times New Roman" w:hAnsi="Times New Roman" w:cs="Times New Roman"/>
          <w:sz w:val="24"/>
          <w:szCs w:val="24"/>
        </w:rPr>
      </w:pPr>
    </w:p>
    <w:p w14:paraId="4BCEE998" w14:textId="77777777" w:rsidR="0049418A" w:rsidRDefault="0049418A" w:rsidP="00466AE6">
      <w:pPr>
        <w:pStyle w:val="ListParagraph"/>
        <w:spacing w:line="360" w:lineRule="auto"/>
        <w:jc w:val="both"/>
        <w:rPr>
          <w:rFonts w:ascii="Times New Roman" w:hAnsi="Times New Roman" w:cs="Times New Roman"/>
          <w:sz w:val="24"/>
          <w:szCs w:val="24"/>
        </w:rPr>
      </w:pPr>
    </w:p>
    <w:p w14:paraId="5F2CC173" w14:textId="77777777" w:rsidR="0049418A" w:rsidRDefault="0049418A" w:rsidP="00466AE6">
      <w:pPr>
        <w:pStyle w:val="ListParagraph"/>
        <w:spacing w:line="360" w:lineRule="auto"/>
        <w:jc w:val="both"/>
        <w:rPr>
          <w:rFonts w:ascii="Times New Roman" w:hAnsi="Times New Roman" w:cs="Times New Roman"/>
          <w:sz w:val="24"/>
          <w:szCs w:val="24"/>
        </w:rPr>
      </w:pPr>
    </w:p>
    <w:p w14:paraId="2F5DAE3F" w14:textId="77777777" w:rsidR="0049418A" w:rsidRDefault="0049418A" w:rsidP="00466AE6">
      <w:pPr>
        <w:pStyle w:val="ListParagraph"/>
        <w:spacing w:line="360" w:lineRule="auto"/>
        <w:jc w:val="both"/>
        <w:rPr>
          <w:rFonts w:ascii="Times New Roman" w:hAnsi="Times New Roman" w:cs="Times New Roman"/>
          <w:sz w:val="24"/>
          <w:szCs w:val="24"/>
        </w:rPr>
      </w:pPr>
    </w:p>
    <w:p w14:paraId="69252093" w14:textId="77777777" w:rsidR="0049418A" w:rsidRDefault="0049418A" w:rsidP="00466AE6">
      <w:pPr>
        <w:pStyle w:val="ListParagraph"/>
        <w:spacing w:line="360" w:lineRule="auto"/>
        <w:jc w:val="both"/>
        <w:rPr>
          <w:rFonts w:ascii="Times New Roman" w:hAnsi="Times New Roman" w:cs="Times New Roman"/>
          <w:sz w:val="24"/>
          <w:szCs w:val="24"/>
        </w:rPr>
      </w:pPr>
    </w:p>
    <w:p w14:paraId="7CAE6504" w14:textId="77777777" w:rsidR="0049418A" w:rsidRDefault="0049418A" w:rsidP="00466AE6">
      <w:pPr>
        <w:pStyle w:val="ListParagraph"/>
        <w:spacing w:line="360" w:lineRule="auto"/>
        <w:jc w:val="both"/>
        <w:rPr>
          <w:rFonts w:ascii="Times New Roman" w:hAnsi="Times New Roman" w:cs="Times New Roman"/>
          <w:sz w:val="24"/>
          <w:szCs w:val="24"/>
        </w:rPr>
      </w:pPr>
    </w:p>
    <w:p w14:paraId="759E1184" w14:textId="77777777" w:rsidR="0049418A" w:rsidRDefault="0049418A" w:rsidP="00466AE6">
      <w:pPr>
        <w:pStyle w:val="ListParagraph"/>
        <w:spacing w:line="360" w:lineRule="auto"/>
        <w:jc w:val="both"/>
        <w:rPr>
          <w:rFonts w:ascii="Times New Roman" w:hAnsi="Times New Roman" w:cs="Times New Roman"/>
          <w:sz w:val="24"/>
          <w:szCs w:val="24"/>
        </w:rPr>
      </w:pPr>
    </w:p>
    <w:p w14:paraId="5F86A1E4" w14:textId="77777777" w:rsidR="003266F5" w:rsidRDefault="003266F5" w:rsidP="003266F5">
      <w:pPr>
        <w:spacing w:after="290" w:line="276" w:lineRule="auto"/>
        <w:jc w:val="both"/>
        <w:rPr>
          <w:rFonts w:ascii="Times New Roman" w:hAnsi="Times New Roman" w:cs="Times New Roman"/>
          <w:b/>
          <w:sz w:val="28"/>
        </w:rPr>
      </w:pPr>
    </w:p>
    <w:p w14:paraId="3D958E53" w14:textId="1C896F7C" w:rsidR="00466AE6" w:rsidRDefault="00466AE6" w:rsidP="003266F5">
      <w:pPr>
        <w:spacing w:after="290" w:line="276" w:lineRule="auto"/>
        <w:jc w:val="both"/>
        <w:rPr>
          <w:rFonts w:ascii="Times New Roman" w:hAnsi="Times New Roman" w:cs="Times New Roman"/>
          <w:b/>
          <w:sz w:val="28"/>
        </w:rPr>
      </w:pPr>
      <w:r w:rsidRPr="007C2CF1">
        <w:rPr>
          <w:rFonts w:ascii="Times New Roman" w:hAnsi="Times New Roman" w:cs="Times New Roman"/>
          <w:b/>
          <w:sz w:val="28"/>
        </w:rPr>
        <w:lastRenderedPageBreak/>
        <w:t xml:space="preserve">Function Specification: - </w:t>
      </w:r>
    </w:p>
    <w:p w14:paraId="4BF6BC15" w14:textId="398B632F" w:rsidR="00355BA3" w:rsidRDefault="00355BA3" w:rsidP="00355BA3">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Here, there are two types of modules. This module is the main module which performs all the main operations in the system. The major operations in the system are: </w:t>
      </w:r>
    </w:p>
    <w:p w14:paraId="50E850D6" w14:textId="77777777" w:rsidR="00355BA3" w:rsidRPr="007C2CF1" w:rsidRDefault="00355BA3" w:rsidP="0049418A">
      <w:pPr>
        <w:spacing w:after="290" w:line="276" w:lineRule="auto"/>
        <w:ind w:left="1440" w:firstLine="720"/>
        <w:jc w:val="both"/>
        <w:rPr>
          <w:rFonts w:ascii="Times New Roman" w:hAnsi="Times New Roman" w:cs="Times New Roman"/>
        </w:rPr>
      </w:pPr>
    </w:p>
    <w:p w14:paraId="4E114EE4" w14:textId="06B41B32" w:rsidR="007C2CF1" w:rsidRDefault="007C2CF1" w:rsidP="0049418A">
      <w:pPr>
        <w:spacing w:after="0" w:line="276"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w:t>
      </w:r>
      <w:r w:rsidR="00355BA3" w:rsidRPr="00872143">
        <w:rPr>
          <w:rFonts w:ascii="Times New Roman" w:eastAsia="Times New Roman" w:hAnsi="Times New Roman" w:cs="Times New Roman"/>
          <w:b/>
          <w:bCs/>
          <w:sz w:val="24"/>
          <w:szCs w:val="24"/>
          <w:lang w:bidi="hi-IN"/>
        </w:rPr>
        <w:t>Module:</w:t>
      </w:r>
    </w:p>
    <w:p w14:paraId="3937A9F0" w14:textId="77777777" w:rsidR="00355BA3" w:rsidRDefault="00355BA3" w:rsidP="00355BA3">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Admin can access this project there is an authorization process. If you login as an Admin then you will be redirected to the Admin Home Page and if you are a simple </w:t>
      </w:r>
      <w:proofErr w:type="gramStart"/>
      <w:r>
        <w:rPr>
          <w:rFonts w:ascii="Times New Roman" w:eastAsia="Times New Roman" w:hAnsi="Times New Roman" w:cs="Times New Roman"/>
          <w:sz w:val="24"/>
          <w:szCs w:val="24"/>
          <w:lang w:bidi="hi-IN"/>
        </w:rPr>
        <w:t>user</w:t>
      </w:r>
      <w:proofErr w:type="gramEnd"/>
      <w:r>
        <w:rPr>
          <w:rFonts w:ascii="Times New Roman" w:eastAsia="Times New Roman" w:hAnsi="Times New Roman" w:cs="Times New Roman"/>
          <w:sz w:val="24"/>
          <w:szCs w:val="24"/>
          <w:lang w:bidi="hi-IN"/>
        </w:rPr>
        <w:t xml:space="preserve"> you will be redirected to your Account Home Page. This performs the following functions: Create </w:t>
      </w:r>
    </w:p>
    <w:p w14:paraId="277F2DA3" w14:textId="77777777" w:rsidR="00355BA3" w:rsidRDefault="00355BA3" w:rsidP="00355BA3">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Individual Accounts, manage existing accounts, View all transactions, Balance enquiry, </w:t>
      </w:r>
    </w:p>
    <w:p w14:paraId="4D6886C2" w14:textId="38CB7B85" w:rsidR="007C2CF1" w:rsidRDefault="00355BA3" w:rsidP="00355BA3">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Delete/close account etc. </w:t>
      </w:r>
    </w:p>
    <w:p w14:paraId="68A2FDB2" w14:textId="77777777" w:rsidR="00355BA3" w:rsidRDefault="00355BA3" w:rsidP="00355BA3">
      <w:pPr>
        <w:spacing w:after="0" w:line="360" w:lineRule="auto"/>
        <w:rPr>
          <w:rFonts w:ascii="Times New Roman" w:eastAsia="Times New Roman" w:hAnsi="Times New Roman" w:cs="Times New Roman"/>
          <w:sz w:val="24"/>
          <w:szCs w:val="24"/>
          <w:lang w:bidi="hi-IN"/>
        </w:rPr>
      </w:pPr>
    </w:p>
    <w:p w14:paraId="3E069692"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Admin login </w:t>
      </w:r>
    </w:p>
    <w:p w14:paraId="1DCB2D91"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Pr="009B500F">
        <w:rPr>
          <w:rFonts w:ascii="Times New Roman" w:eastAsia="Times New Roman" w:hAnsi="Times New Roman" w:cs="Times New Roman"/>
          <w:sz w:val="24"/>
          <w:szCs w:val="24"/>
          <w:lang w:bidi="hi-IN"/>
        </w:rPr>
        <w:t xml:space="preserve">Add/delete/update account </w:t>
      </w:r>
    </w:p>
    <w:p w14:paraId="169FD4F1"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Pr="009B500F">
        <w:rPr>
          <w:rFonts w:ascii="Times New Roman" w:eastAsia="Times New Roman" w:hAnsi="Times New Roman" w:cs="Times New Roman"/>
          <w:sz w:val="24"/>
          <w:szCs w:val="24"/>
          <w:lang w:bidi="hi-IN"/>
        </w:rPr>
        <w:t xml:space="preserve">Withdrawal/deposit/statements transaction </w:t>
      </w:r>
    </w:p>
    <w:p w14:paraId="0CB8DD0C"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Pr="009B500F">
        <w:rPr>
          <w:rFonts w:ascii="Times New Roman" w:eastAsia="Times New Roman" w:hAnsi="Times New Roman" w:cs="Times New Roman"/>
          <w:sz w:val="24"/>
          <w:szCs w:val="24"/>
          <w:lang w:bidi="hi-IN"/>
        </w:rPr>
        <w:t xml:space="preserve">Account Information </w:t>
      </w:r>
    </w:p>
    <w:p w14:paraId="2B04D161"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Pr="009B500F">
        <w:rPr>
          <w:rFonts w:ascii="Times New Roman" w:eastAsia="Times New Roman" w:hAnsi="Times New Roman" w:cs="Times New Roman"/>
          <w:sz w:val="24"/>
          <w:szCs w:val="24"/>
          <w:lang w:bidi="hi-IN"/>
        </w:rPr>
        <w:t xml:space="preserve">User details list </w:t>
      </w:r>
    </w:p>
    <w:p w14:paraId="72E13CAB"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Pr="009B500F">
        <w:rPr>
          <w:rFonts w:ascii="Times New Roman" w:eastAsia="Times New Roman" w:hAnsi="Times New Roman" w:cs="Times New Roman"/>
          <w:sz w:val="24"/>
          <w:szCs w:val="24"/>
          <w:lang w:bidi="hi-IN"/>
        </w:rPr>
        <w:t xml:space="preserve">Active/Inactive account </w:t>
      </w:r>
    </w:p>
    <w:p w14:paraId="45E1626F"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Pr="009B500F">
        <w:rPr>
          <w:rFonts w:ascii="Times New Roman" w:eastAsia="Times New Roman" w:hAnsi="Times New Roman" w:cs="Times New Roman"/>
          <w:sz w:val="24"/>
          <w:szCs w:val="24"/>
          <w:lang w:bidi="hi-IN"/>
        </w:rPr>
        <w:t xml:space="preserve">View transaction histories </w:t>
      </w:r>
    </w:p>
    <w:p w14:paraId="728A0EF8" w14:textId="77777777" w:rsidR="007C2CF1" w:rsidRDefault="007C2CF1" w:rsidP="0049418A">
      <w:pPr>
        <w:spacing w:after="0" w:line="276" w:lineRule="auto"/>
        <w:rPr>
          <w:rFonts w:ascii="Times New Roman" w:eastAsia="Times New Roman" w:hAnsi="Times New Roman" w:cs="Times New Roman"/>
          <w:sz w:val="24"/>
          <w:szCs w:val="24"/>
          <w:lang w:bidi="hi-IN"/>
        </w:rPr>
      </w:pPr>
    </w:p>
    <w:p w14:paraId="356D2759" w14:textId="1826E242" w:rsidR="007C2CF1" w:rsidRDefault="007C2CF1" w:rsidP="0049418A">
      <w:pPr>
        <w:spacing w:after="0" w:line="276"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r w:rsidR="00355BA3">
        <w:rPr>
          <w:rFonts w:ascii="Times New Roman" w:eastAsia="Times New Roman" w:hAnsi="Times New Roman" w:cs="Times New Roman"/>
          <w:b/>
          <w:bCs/>
          <w:sz w:val="24"/>
          <w:szCs w:val="24"/>
          <w:lang w:bidi="hi-IN"/>
        </w:rPr>
        <w:t>:</w:t>
      </w:r>
    </w:p>
    <w:p w14:paraId="1ABE0EDB" w14:textId="77777777" w:rsidR="00355BA3" w:rsidRDefault="00355BA3" w:rsidP="00355BA3">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A simple user can access their account and can deposit/withdraw money from their account. </w:t>
      </w:r>
    </w:p>
    <w:p w14:paraId="084CA11B" w14:textId="77777777" w:rsidR="00355BA3" w:rsidRDefault="00355BA3" w:rsidP="00355BA3">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19DE959F" w14:textId="77777777" w:rsidR="00355BA3" w:rsidRDefault="00355BA3" w:rsidP="0049418A">
      <w:pPr>
        <w:spacing w:after="0" w:line="276" w:lineRule="auto"/>
        <w:rPr>
          <w:rFonts w:ascii="Times New Roman" w:eastAsia="Times New Roman" w:hAnsi="Times New Roman" w:cs="Times New Roman"/>
          <w:b/>
          <w:bCs/>
          <w:sz w:val="24"/>
          <w:szCs w:val="24"/>
          <w:lang w:bidi="hi-IN"/>
        </w:rPr>
      </w:pPr>
    </w:p>
    <w:p w14:paraId="6A44DB59" w14:textId="77777777" w:rsidR="007C2CF1" w:rsidRDefault="007C2CF1" w:rsidP="0049418A">
      <w:pPr>
        <w:spacing w:after="0" w:line="276" w:lineRule="auto"/>
        <w:rPr>
          <w:rFonts w:ascii="Times New Roman" w:eastAsia="Times New Roman" w:hAnsi="Times New Roman" w:cs="Times New Roman"/>
          <w:sz w:val="24"/>
          <w:szCs w:val="24"/>
          <w:lang w:bidi="hi-IN"/>
        </w:rPr>
      </w:pPr>
    </w:p>
    <w:p w14:paraId="6E9FD220" w14:textId="77777777" w:rsidR="007C2CF1" w:rsidRPr="00593D1C"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Pr="00593D1C">
        <w:rPr>
          <w:rFonts w:ascii="Times New Roman" w:eastAsia="Times New Roman" w:hAnsi="Times New Roman" w:cs="Times New Roman"/>
          <w:sz w:val="24"/>
          <w:szCs w:val="24"/>
          <w:lang w:bidi="hi-IN"/>
        </w:rPr>
        <w:t xml:space="preserve">User login, use PIN system </w:t>
      </w:r>
    </w:p>
    <w:p w14:paraId="044D0BF1"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Pr="009B500F">
        <w:rPr>
          <w:rFonts w:ascii="Times New Roman" w:eastAsia="Times New Roman" w:hAnsi="Times New Roman" w:cs="Times New Roman"/>
          <w:sz w:val="24"/>
          <w:szCs w:val="24"/>
          <w:lang w:bidi="hi-IN"/>
        </w:rPr>
        <w:t xml:space="preserve">Creating/open new account registration </w:t>
      </w:r>
    </w:p>
    <w:p w14:paraId="1ACFC8D6"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Pr="009B500F">
        <w:rPr>
          <w:rFonts w:ascii="Times New Roman" w:eastAsia="Times New Roman" w:hAnsi="Times New Roman" w:cs="Times New Roman"/>
          <w:sz w:val="24"/>
          <w:szCs w:val="24"/>
          <w:lang w:bidi="hi-IN"/>
        </w:rPr>
        <w:t xml:space="preserve">Funds transfer (local/international/domestic) </w:t>
      </w:r>
    </w:p>
    <w:p w14:paraId="30587AA2"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View statements transaction </w:t>
      </w:r>
    </w:p>
    <w:p w14:paraId="4D6557DE" w14:textId="77777777" w:rsidR="007C2CF1" w:rsidRPr="00872143"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User account details </w:t>
      </w:r>
    </w:p>
    <w:p w14:paraId="7B9FB965" w14:textId="23D5401F" w:rsidR="00F961D4" w:rsidRPr="00DA3D98" w:rsidRDefault="007C2CF1" w:rsidP="0049418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Change Password and Pin</w:t>
      </w:r>
    </w:p>
    <w:p w14:paraId="6AF83533" w14:textId="77777777" w:rsidR="00F961D4" w:rsidRPr="00E17975" w:rsidRDefault="00F961D4" w:rsidP="00E17975">
      <w:pPr>
        <w:spacing w:after="328"/>
        <w:jc w:val="both"/>
        <w:rPr>
          <w:rFonts w:ascii="Times New Roman" w:hAnsi="Times New Roman" w:cs="Times New Roman"/>
          <w:b/>
          <w:sz w:val="32"/>
          <w:szCs w:val="32"/>
        </w:rPr>
      </w:pPr>
    </w:p>
    <w:p w14:paraId="142A523B" w14:textId="77777777" w:rsidR="009354EB" w:rsidRDefault="009354EB" w:rsidP="003A2C4E">
      <w:pPr>
        <w:spacing w:line="360" w:lineRule="auto"/>
        <w:ind w:left="2160" w:firstLine="720"/>
        <w:jc w:val="both"/>
        <w:rPr>
          <w:rFonts w:ascii="Times New Roman" w:hAnsi="Times New Roman" w:cs="Times New Roman"/>
          <w:b/>
          <w:bCs/>
          <w:sz w:val="32"/>
          <w:szCs w:val="32"/>
        </w:rPr>
      </w:pPr>
    </w:p>
    <w:p w14:paraId="3D15D166" w14:textId="2A3025E4" w:rsidR="00E17975" w:rsidRDefault="00E17975" w:rsidP="009354E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3A2C4E">
        <w:rPr>
          <w:rFonts w:ascii="Times New Roman" w:hAnsi="Times New Roman" w:cs="Times New Roman"/>
          <w:b/>
          <w:bCs/>
          <w:sz w:val="32"/>
          <w:szCs w:val="32"/>
        </w:rPr>
        <w:t xml:space="preserve"> </w:t>
      </w:r>
      <w:r>
        <w:rPr>
          <w:rFonts w:ascii="Times New Roman" w:hAnsi="Times New Roman" w:cs="Times New Roman"/>
          <w:b/>
          <w:bCs/>
          <w:sz w:val="32"/>
          <w:szCs w:val="32"/>
        </w:rPr>
        <w:t xml:space="preserve"> System Design</w:t>
      </w:r>
    </w:p>
    <w:p w14:paraId="55F96302" w14:textId="77777777" w:rsidR="00A710D3" w:rsidRDefault="00A710D3" w:rsidP="003A2C4E">
      <w:pPr>
        <w:spacing w:line="360" w:lineRule="auto"/>
        <w:ind w:left="2160" w:firstLine="720"/>
        <w:jc w:val="both"/>
        <w:rPr>
          <w:rFonts w:ascii="Times New Roman" w:hAnsi="Times New Roman" w:cs="Times New Roman"/>
          <w:b/>
          <w:bCs/>
          <w:sz w:val="32"/>
          <w:szCs w:val="32"/>
        </w:rPr>
      </w:pPr>
    </w:p>
    <w:p w14:paraId="30379282" w14:textId="7CF8C38F" w:rsidR="00E17975" w:rsidRPr="003266F5" w:rsidRDefault="003A2C4E" w:rsidP="003A2C4E">
      <w:pPr>
        <w:spacing w:after="328"/>
        <w:jc w:val="both"/>
        <w:rPr>
          <w:rFonts w:ascii="Times New Roman" w:hAnsi="Times New Roman" w:cs="Times New Roman"/>
          <w:b/>
          <w:bCs/>
          <w:sz w:val="28"/>
          <w:szCs w:val="28"/>
        </w:rPr>
      </w:pPr>
      <w:r w:rsidRPr="003266F5">
        <w:rPr>
          <w:rFonts w:ascii="Times New Roman" w:hAnsi="Times New Roman" w:cs="Times New Roman"/>
          <w:b/>
          <w:bCs/>
          <w:sz w:val="28"/>
          <w:szCs w:val="28"/>
        </w:rPr>
        <w:t>4.1) Design constraints</w:t>
      </w:r>
    </w:p>
    <w:p w14:paraId="2CE7E7AC" w14:textId="77777777" w:rsidR="00A710D3" w:rsidRPr="003A2C4E" w:rsidRDefault="00A710D3" w:rsidP="003A2C4E">
      <w:pPr>
        <w:spacing w:after="328"/>
        <w:jc w:val="both"/>
        <w:rPr>
          <w:rFonts w:ascii="Times New Roman" w:hAnsi="Times New Roman" w:cs="Times New Roman"/>
          <w:b/>
          <w:bCs/>
          <w:sz w:val="32"/>
          <w:szCs w:val="32"/>
        </w:rPr>
      </w:pPr>
    </w:p>
    <w:p w14:paraId="57A1483B" w14:textId="0C345883" w:rsidR="003A2C4E" w:rsidRPr="00CC7FAD" w:rsidRDefault="00900766" w:rsidP="003A2C4E">
      <w:pPr>
        <w:pStyle w:val="Heading1"/>
        <w:ind w:left="0" w:firstLine="0"/>
        <w:rPr>
          <w:sz w:val="32"/>
          <w:szCs w:val="32"/>
        </w:rPr>
      </w:pPr>
      <w:r w:rsidRPr="00CC7FAD">
        <w:rPr>
          <w:sz w:val="32"/>
          <w:szCs w:val="32"/>
        </w:rPr>
        <w:t>1.</w:t>
      </w:r>
      <w:r w:rsidR="003A2C4E" w:rsidRPr="00CC7FAD">
        <w:rPr>
          <w:sz w:val="32"/>
          <w:szCs w:val="32"/>
        </w:rPr>
        <w:t>Bank</w:t>
      </w:r>
    </w:p>
    <w:p w14:paraId="615CF166" w14:textId="77777777" w:rsidR="003A2C4E" w:rsidRPr="002D109D" w:rsidRDefault="003A2C4E" w:rsidP="003A2C4E"/>
    <w:tbl>
      <w:tblPr>
        <w:tblStyle w:val="TableGrid"/>
        <w:tblW w:w="10085" w:type="dxa"/>
        <w:tblInd w:w="-429" w:type="dxa"/>
        <w:tblCellMar>
          <w:top w:w="64" w:type="dxa"/>
          <w:left w:w="109" w:type="dxa"/>
          <w:right w:w="115" w:type="dxa"/>
        </w:tblCellMar>
        <w:tblLook w:val="04A0" w:firstRow="1" w:lastRow="0" w:firstColumn="1" w:lastColumn="0" w:noHBand="0" w:noVBand="1"/>
      </w:tblPr>
      <w:tblGrid>
        <w:gridCol w:w="2016"/>
        <w:gridCol w:w="2016"/>
        <w:gridCol w:w="2021"/>
        <w:gridCol w:w="2016"/>
        <w:gridCol w:w="2016"/>
      </w:tblGrid>
      <w:tr w:rsidR="003A2C4E" w:rsidRPr="008573A9" w14:paraId="1B574A1E" w14:textId="77777777" w:rsidTr="003E49EB">
        <w:trPr>
          <w:trHeight w:val="457"/>
        </w:trPr>
        <w:tc>
          <w:tcPr>
            <w:tcW w:w="2016" w:type="dxa"/>
            <w:tcBorders>
              <w:top w:val="single" w:sz="2" w:space="0" w:color="000000"/>
              <w:left w:val="single" w:sz="2" w:space="0" w:color="000000"/>
              <w:bottom w:val="single" w:sz="2" w:space="0" w:color="000000"/>
              <w:right w:val="single" w:sz="2" w:space="0" w:color="000000"/>
            </w:tcBorders>
          </w:tcPr>
          <w:p w14:paraId="45A5BA75" w14:textId="3B0F8DE3" w:rsidR="003A2C4E" w:rsidRPr="008573A9" w:rsidRDefault="008A31D9" w:rsidP="003E49EB">
            <w:pPr>
              <w:ind w:left="16"/>
              <w:rPr>
                <w:sz w:val="24"/>
                <w:szCs w:val="24"/>
              </w:rPr>
            </w:pPr>
            <w:r w:rsidRPr="008573A9">
              <w:rPr>
                <w:sz w:val="24"/>
                <w:szCs w:val="24"/>
              </w:rPr>
              <w:t>Sr.</w:t>
            </w:r>
            <w:r w:rsidR="003A2C4E" w:rsidRPr="008573A9">
              <w:rPr>
                <w:sz w:val="24"/>
                <w:szCs w:val="24"/>
              </w:rPr>
              <w:t xml:space="preserve"> No</w:t>
            </w:r>
          </w:p>
        </w:tc>
        <w:tc>
          <w:tcPr>
            <w:tcW w:w="2016" w:type="dxa"/>
            <w:tcBorders>
              <w:top w:val="single" w:sz="2" w:space="0" w:color="000000"/>
              <w:left w:val="single" w:sz="2" w:space="0" w:color="000000"/>
              <w:bottom w:val="single" w:sz="2" w:space="0" w:color="000000"/>
              <w:right w:val="single" w:sz="2" w:space="0" w:color="000000"/>
            </w:tcBorders>
          </w:tcPr>
          <w:p w14:paraId="01EF03A2" w14:textId="77777777" w:rsidR="003A2C4E" w:rsidRPr="008573A9" w:rsidRDefault="003A2C4E" w:rsidP="003E49EB">
            <w:pPr>
              <w:ind w:left="25"/>
              <w:rPr>
                <w:sz w:val="24"/>
                <w:szCs w:val="24"/>
              </w:rPr>
            </w:pPr>
            <w:r w:rsidRPr="008573A9">
              <w:rPr>
                <w:sz w:val="24"/>
                <w:szCs w:val="24"/>
              </w:rPr>
              <w:t>Field name</w:t>
            </w:r>
          </w:p>
        </w:tc>
        <w:tc>
          <w:tcPr>
            <w:tcW w:w="2021" w:type="dxa"/>
            <w:tcBorders>
              <w:top w:val="single" w:sz="2" w:space="0" w:color="000000"/>
              <w:left w:val="single" w:sz="2" w:space="0" w:color="000000"/>
              <w:bottom w:val="single" w:sz="2" w:space="0" w:color="000000"/>
              <w:right w:val="single" w:sz="2" w:space="0" w:color="000000"/>
            </w:tcBorders>
          </w:tcPr>
          <w:p w14:paraId="496B0B42" w14:textId="77777777" w:rsidR="003A2C4E" w:rsidRPr="008573A9" w:rsidRDefault="003A2C4E" w:rsidP="003E49EB">
            <w:pPr>
              <w:ind w:left="25"/>
              <w:rPr>
                <w:sz w:val="24"/>
                <w:szCs w:val="24"/>
              </w:rPr>
            </w:pPr>
            <w:r w:rsidRPr="008573A9">
              <w:rPr>
                <w:sz w:val="24"/>
                <w:szCs w:val="24"/>
              </w:rPr>
              <w:t>Datatype</w:t>
            </w:r>
          </w:p>
        </w:tc>
        <w:tc>
          <w:tcPr>
            <w:tcW w:w="2016" w:type="dxa"/>
            <w:tcBorders>
              <w:top w:val="single" w:sz="2" w:space="0" w:color="000000"/>
              <w:left w:val="single" w:sz="2" w:space="0" w:color="000000"/>
              <w:bottom w:val="single" w:sz="2" w:space="0" w:color="000000"/>
              <w:right w:val="single" w:sz="2" w:space="0" w:color="000000"/>
            </w:tcBorders>
          </w:tcPr>
          <w:p w14:paraId="2A9BBFAB" w14:textId="77777777" w:rsidR="003A2C4E" w:rsidRPr="008573A9" w:rsidRDefault="003A2C4E" w:rsidP="003E49EB">
            <w:pPr>
              <w:rPr>
                <w:sz w:val="24"/>
                <w:szCs w:val="24"/>
              </w:rPr>
            </w:pPr>
            <w:r w:rsidRPr="008573A9">
              <w:rPr>
                <w:sz w:val="24"/>
                <w:szCs w:val="24"/>
              </w:rPr>
              <w:t>Width</w:t>
            </w:r>
          </w:p>
        </w:tc>
        <w:tc>
          <w:tcPr>
            <w:tcW w:w="2016" w:type="dxa"/>
            <w:tcBorders>
              <w:top w:val="single" w:sz="2" w:space="0" w:color="000000"/>
              <w:left w:val="single" w:sz="2" w:space="0" w:color="000000"/>
              <w:bottom w:val="single" w:sz="2" w:space="0" w:color="000000"/>
              <w:right w:val="single" w:sz="2" w:space="0" w:color="000000"/>
            </w:tcBorders>
          </w:tcPr>
          <w:p w14:paraId="3414C1B0" w14:textId="77777777" w:rsidR="003A2C4E" w:rsidRPr="008573A9" w:rsidRDefault="003A2C4E" w:rsidP="003E49EB">
            <w:pPr>
              <w:ind w:left="10"/>
              <w:rPr>
                <w:sz w:val="24"/>
                <w:szCs w:val="24"/>
              </w:rPr>
            </w:pPr>
            <w:r w:rsidRPr="008573A9">
              <w:rPr>
                <w:sz w:val="24"/>
                <w:szCs w:val="24"/>
              </w:rPr>
              <w:t>Constraint</w:t>
            </w:r>
          </w:p>
        </w:tc>
      </w:tr>
      <w:tr w:rsidR="003A2C4E" w:rsidRPr="008573A9" w14:paraId="368C5794" w14:textId="77777777" w:rsidTr="003E49EB">
        <w:trPr>
          <w:trHeight w:val="461"/>
        </w:trPr>
        <w:tc>
          <w:tcPr>
            <w:tcW w:w="2016" w:type="dxa"/>
            <w:tcBorders>
              <w:top w:val="single" w:sz="2" w:space="0" w:color="000000"/>
              <w:left w:val="single" w:sz="2" w:space="0" w:color="000000"/>
              <w:bottom w:val="single" w:sz="2" w:space="0" w:color="000000"/>
              <w:right w:val="single" w:sz="2" w:space="0" w:color="000000"/>
            </w:tcBorders>
            <w:vAlign w:val="center"/>
          </w:tcPr>
          <w:p w14:paraId="7EC317D1" w14:textId="77777777" w:rsidR="003A2C4E" w:rsidRPr="008573A9" w:rsidRDefault="003A2C4E" w:rsidP="003E49EB">
            <w:pPr>
              <w:ind w:left="16"/>
              <w:rPr>
                <w:sz w:val="24"/>
                <w:szCs w:val="24"/>
              </w:rPr>
            </w:pPr>
            <w:r w:rsidRPr="008573A9">
              <w:rPr>
                <w:sz w:val="24"/>
                <w:szCs w:val="24"/>
              </w:rPr>
              <w:t>1</w:t>
            </w:r>
          </w:p>
        </w:tc>
        <w:tc>
          <w:tcPr>
            <w:tcW w:w="2016" w:type="dxa"/>
            <w:tcBorders>
              <w:top w:val="single" w:sz="2" w:space="0" w:color="000000"/>
              <w:left w:val="single" w:sz="2" w:space="0" w:color="000000"/>
              <w:bottom w:val="single" w:sz="2" w:space="0" w:color="000000"/>
              <w:right w:val="single" w:sz="2" w:space="0" w:color="000000"/>
            </w:tcBorders>
            <w:vAlign w:val="center"/>
          </w:tcPr>
          <w:p w14:paraId="1D75B29A" w14:textId="3EC70B1B" w:rsidR="003A2C4E" w:rsidRPr="008573A9" w:rsidRDefault="009354EB" w:rsidP="003E49EB">
            <w:pPr>
              <w:ind w:left="25"/>
              <w:rPr>
                <w:sz w:val="24"/>
                <w:szCs w:val="24"/>
              </w:rPr>
            </w:pPr>
            <w:r>
              <w:rPr>
                <w:sz w:val="24"/>
                <w:szCs w:val="24"/>
              </w:rPr>
              <w:t>P</w:t>
            </w:r>
            <w:r w:rsidR="001E0E40">
              <w:rPr>
                <w:sz w:val="24"/>
                <w:szCs w:val="24"/>
              </w:rPr>
              <w:t>in</w:t>
            </w:r>
          </w:p>
        </w:tc>
        <w:tc>
          <w:tcPr>
            <w:tcW w:w="2021" w:type="dxa"/>
            <w:tcBorders>
              <w:top w:val="single" w:sz="2" w:space="0" w:color="000000"/>
              <w:left w:val="single" w:sz="2" w:space="0" w:color="000000"/>
              <w:bottom w:val="single" w:sz="2" w:space="0" w:color="000000"/>
              <w:right w:val="single" w:sz="2" w:space="0" w:color="000000"/>
            </w:tcBorders>
            <w:vAlign w:val="center"/>
          </w:tcPr>
          <w:p w14:paraId="47517338" w14:textId="1D3B90E2" w:rsidR="003A2C4E" w:rsidRPr="008573A9" w:rsidRDefault="001E0E40" w:rsidP="003E49EB">
            <w:pPr>
              <w:ind w:left="25"/>
              <w:rPr>
                <w:sz w:val="24"/>
                <w:szCs w:val="24"/>
              </w:rPr>
            </w:pPr>
            <w:r>
              <w:rPr>
                <w:sz w:val="24"/>
                <w:szCs w:val="24"/>
              </w:rPr>
              <w:t>varchar</w:t>
            </w:r>
          </w:p>
        </w:tc>
        <w:tc>
          <w:tcPr>
            <w:tcW w:w="2016" w:type="dxa"/>
            <w:tcBorders>
              <w:top w:val="single" w:sz="2" w:space="0" w:color="000000"/>
              <w:left w:val="single" w:sz="2" w:space="0" w:color="000000"/>
              <w:bottom w:val="single" w:sz="2" w:space="0" w:color="000000"/>
              <w:right w:val="single" w:sz="2" w:space="0" w:color="000000"/>
            </w:tcBorders>
            <w:vAlign w:val="center"/>
          </w:tcPr>
          <w:p w14:paraId="1ABE0ACE" w14:textId="5DB93520" w:rsidR="003A2C4E" w:rsidRPr="008573A9" w:rsidRDefault="001E0E40" w:rsidP="003E49EB">
            <w:pPr>
              <w:ind w:left="10"/>
              <w:rPr>
                <w:sz w:val="24"/>
                <w:szCs w:val="24"/>
              </w:rPr>
            </w:pPr>
            <w:r>
              <w:rPr>
                <w:sz w:val="24"/>
                <w:szCs w:val="24"/>
              </w:rPr>
              <w:t>10</w:t>
            </w:r>
          </w:p>
        </w:tc>
        <w:tc>
          <w:tcPr>
            <w:tcW w:w="2016" w:type="dxa"/>
            <w:tcBorders>
              <w:top w:val="single" w:sz="2" w:space="0" w:color="000000"/>
              <w:left w:val="single" w:sz="2" w:space="0" w:color="000000"/>
              <w:bottom w:val="single" w:sz="2" w:space="0" w:color="000000"/>
              <w:right w:val="single" w:sz="2" w:space="0" w:color="000000"/>
            </w:tcBorders>
            <w:vAlign w:val="center"/>
          </w:tcPr>
          <w:p w14:paraId="07B1440D" w14:textId="1CBEFA59" w:rsidR="003A2C4E" w:rsidRPr="008573A9" w:rsidRDefault="00922324" w:rsidP="003E49EB">
            <w:pPr>
              <w:ind w:left="19"/>
              <w:rPr>
                <w:sz w:val="24"/>
                <w:szCs w:val="24"/>
              </w:rPr>
            </w:pPr>
            <w:r w:rsidRPr="008573A9">
              <w:rPr>
                <w:sz w:val="24"/>
                <w:szCs w:val="24"/>
              </w:rPr>
              <w:t xml:space="preserve">Not </w:t>
            </w:r>
            <w:r w:rsidR="00DD5F68" w:rsidRPr="008573A9">
              <w:rPr>
                <w:sz w:val="24"/>
                <w:szCs w:val="24"/>
              </w:rPr>
              <w:t>null</w:t>
            </w:r>
          </w:p>
        </w:tc>
      </w:tr>
      <w:tr w:rsidR="003A2C4E" w:rsidRPr="008573A9" w14:paraId="37852A49" w14:textId="77777777" w:rsidTr="003E49EB">
        <w:trPr>
          <w:trHeight w:val="456"/>
        </w:trPr>
        <w:tc>
          <w:tcPr>
            <w:tcW w:w="2016" w:type="dxa"/>
            <w:tcBorders>
              <w:top w:val="single" w:sz="2" w:space="0" w:color="000000"/>
              <w:left w:val="single" w:sz="2" w:space="0" w:color="000000"/>
              <w:bottom w:val="single" w:sz="2" w:space="0" w:color="000000"/>
              <w:right w:val="single" w:sz="2" w:space="0" w:color="000000"/>
            </w:tcBorders>
            <w:vAlign w:val="center"/>
          </w:tcPr>
          <w:p w14:paraId="41088CBA" w14:textId="77777777" w:rsidR="003A2C4E" w:rsidRPr="008573A9" w:rsidRDefault="003A2C4E" w:rsidP="003E49EB">
            <w:pPr>
              <w:ind w:left="16"/>
              <w:rPr>
                <w:sz w:val="24"/>
                <w:szCs w:val="24"/>
              </w:rPr>
            </w:pPr>
            <w:r>
              <w:rPr>
                <w:sz w:val="24"/>
                <w:szCs w:val="24"/>
              </w:rPr>
              <w:t>2</w:t>
            </w:r>
          </w:p>
        </w:tc>
        <w:tc>
          <w:tcPr>
            <w:tcW w:w="2016" w:type="dxa"/>
            <w:tcBorders>
              <w:top w:val="single" w:sz="2" w:space="0" w:color="000000"/>
              <w:left w:val="single" w:sz="2" w:space="0" w:color="000000"/>
              <w:bottom w:val="single" w:sz="2" w:space="0" w:color="000000"/>
              <w:right w:val="single" w:sz="2" w:space="0" w:color="000000"/>
            </w:tcBorders>
          </w:tcPr>
          <w:p w14:paraId="000B8BBF" w14:textId="6465A935" w:rsidR="003A2C4E" w:rsidRPr="008573A9" w:rsidRDefault="009354EB" w:rsidP="003E49EB">
            <w:pPr>
              <w:ind w:left="25"/>
              <w:rPr>
                <w:sz w:val="24"/>
                <w:szCs w:val="24"/>
              </w:rPr>
            </w:pPr>
            <w:r>
              <w:rPr>
                <w:sz w:val="24"/>
                <w:szCs w:val="24"/>
              </w:rPr>
              <w:t>D</w:t>
            </w:r>
            <w:r w:rsidR="001E0E40">
              <w:rPr>
                <w:sz w:val="24"/>
                <w:szCs w:val="24"/>
              </w:rPr>
              <w:t>ate</w:t>
            </w:r>
          </w:p>
        </w:tc>
        <w:tc>
          <w:tcPr>
            <w:tcW w:w="2021" w:type="dxa"/>
            <w:tcBorders>
              <w:top w:val="single" w:sz="2" w:space="0" w:color="000000"/>
              <w:left w:val="single" w:sz="2" w:space="0" w:color="000000"/>
              <w:bottom w:val="single" w:sz="2" w:space="0" w:color="000000"/>
              <w:right w:val="single" w:sz="2" w:space="0" w:color="000000"/>
            </w:tcBorders>
          </w:tcPr>
          <w:p w14:paraId="55FCDF80" w14:textId="77777777" w:rsidR="003A2C4E" w:rsidRPr="008573A9" w:rsidRDefault="003A2C4E" w:rsidP="003E49EB">
            <w:pPr>
              <w:ind w:left="25"/>
              <w:rPr>
                <w:sz w:val="24"/>
                <w:szCs w:val="24"/>
              </w:rPr>
            </w:pPr>
            <w:r>
              <w:rPr>
                <w:sz w:val="24"/>
                <w:szCs w:val="24"/>
              </w:rPr>
              <w:t>varchar</w:t>
            </w:r>
          </w:p>
        </w:tc>
        <w:tc>
          <w:tcPr>
            <w:tcW w:w="2016" w:type="dxa"/>
            <w:tcBorders>
              <w:top w:val="single" w:sz="2" w:space="0" w:color="000000"/>
              <w:left w:val="single" w:sz="2" w:space="0" w:color="000000"/>
              <w:bottom w:val="single" w:sz="2" w:space="0" w:color="000000"/>
              <w:right w:val="single" w:sz="2" w:space="0" w:color="000000"/>
            </w:tcBorders>
            <w:vAlign w:val="center"/>
          </w:tcPr>
          <w:p w14:paraId="6117056B" w14:textId="52448E71" w:rsidR="003A2C4E" w:rsidRPr="008573A9" w:rsidRDefault="001E0E40" w:rsidP="003E49EB">
            <w:pPr>
              <w:ind w:left="10"/>
              <w:rPr>
                <w:sz w:val="24"/>
                <w:szCs w:val="24"/>
              </w:rPr>
            </w:pPr>
            <w:r>
              <w:rPr>
                <w:sz w:val="24"/>
                <w:szCs w:val="24"/>
              </w:rPr>
              <w:t>50</w:t>
            </w:r>
          </w:p>
        </w:tc>
        <w:tc>
          <w:tcPr>
            <w:tcW w:w="2016" w:type="dxa"/>
            <w:tcBorders>
              <w:top w:val="single" w:sz="2" w:space="0" w:color="000000"/>
              <w:left w:val="single" w:sz="2" w:space="0" w:color="000000"/>
              <w:bottom w:val="single" w:sz="2" w:space="0" w:color="000000"/>
              <w:right w:val="single" w:sz="2" w:space="0" w:color="000000"/>
            </w:tcBorders>
          </w:tcPr>
          <w:p w14:paraId="4B37D221" w14:textId="6824FE3D" w:rsidR="003A2C4E" w:rsidRPr="008573A9" w:rsidRDefault="00922324" w:rsidP="003E49EB">
            <w:pPr>
              <w:ind w:left="19"/>
              <w:rPr>
                <w:sz w:val="24"/>
                <w:szCs w:val="24"/>
              </w:rPr>
            </w:pPr>
            <w:r w:rsidRPr="008573A9">
              <w:rPr>
                <w:sz w:val="24"/>
                <w:szCs w:val="24"/>
              </w:rPr>
              <w:t xml:space="preserve">Not </w:t>
            </w:r>
            <w:r w:rsidR="003A2C4E" w:rsidRPr="008573A9">
              <w:rPr>
                <w:sz w:val="24"/>
                <w:szCs w:val="24"/>
              </w:rPr>
              <w:t>null</w:t>
            </w:r>
          </w:p>
        </w:tc>
      </w:tr>
      <w:tr w:rsidR="001E0E40" w:rsidRPr="008573A9" w14:paraId="3E1F0422" w14:textId="77777777" w:rsidTr="003E49EB">
        <w:trPr>
          <w:trHeight w:val="456"/>
        </w:trPr>
        <w:tc>
          <w:tcPr>
            <w:tcW w:w="2016" w:type="dxa"/>
            <w:tcBorders>
              <w:top w:val="single" w:sz="2" w:space="0" w:color="000000"/>
              <w:left w:val="single" w:sz="2" w:space="0" w:color="000000"/>
              <w:bottom w:val="single" w:sz="2" w:space="0" w:color="000000"/>
              <w:right w:val="single" w:sz="2" w:space="0" w:color="000000"/>
            </w:tcBorders>
            <w:vAlign w:val="center"/>
          </w:tcPr>
          <w:p w14:paraId="11685AD8" w14:textId="6F0B06C1" w:rsidR="001E0E40" w:rsidRDefault="001E0E40" w:rsidP="003E49EB">
            <w:pPr>
              <w:ind w:left="16"/>
              <w:rPr>
                <w:sz w:val="24"/>
                <w:szCs w:val="24"/>
              </w:rPr>
            </w:pPr>
            <w:r>
              <w:rPr>
                <w:sz w:val="24"/>
                <w:szCs w:val="24"/>
              </w:rPr>
              <w:t>3.</w:t>
            </w:r>
          </w:p>
        </w:tc>
        <w:tc>
          <w:tcPr>
            <w:tcW w:w="2016" w:type="dxa"/>
            <w:tcBorders>
              <w:top w:val="single" w:sz="2" w:space="0" w:color="000000"/>
              <w:left w:val="single" w:sz="2" w:space="0" w:color="000000"/>
              <w:bottom w:val="single" w:sz="2" w:space="0" w:color="000000"/>
              <w:right w:val="single" w:sz="2" w:space="0" w:color="000000"/>
            </w:tcBorders>
          </w:tcPr>
          <w:p w14:paraId="6B71D5A0" w14:textId="2AE1E1A8" w:rsidR="001E0E40" w:rsidRDefault="001E0E40" w:rsidP="003E49EB">
            <w:pPr>
              <w:ind w:left="25"/>
              <w:rPr>
                <w:sz w:val="24"/>
                <w:szCs w:val="24"/>
              </w:rPr>
            </w:pPr>
            <w:r>
              <w:rPr>
                <w:sz w:val="24"/>
                <w:szCs w:val="24"/>
              </w:rPr>
              <w:t>type</w:t>
            </w:r>
          </w:p>
        </w:tc>
        <w:tc>
          <w:tcPr>
            <w:tcW w:w="2021" w:type="dxa"/>
            <w:tcBorders>
              <w:top w:val="single" w:sz="2" w:space="0" w:color="000000"/>
              <w:left w:val="single" w:sz="2" w:space="0" w:color="000000"/>
              <w:bottom w:val="single" w:sz="2" w:space="0" w:color="000000"/>
              <w:right w:val="single" w:sz="2" w:space="0" w:color="000000"/>
            </w:tcBorders>
          </w:tcPr>
          <w:p w14:paraId="091D4E12" w14:textId="65FFE8B8" w:rsidR="001E0E40" w:rsidRDefault="001E0E40" w:rsidP="003E49EB">
            <w:pPr>
              <w:ind w:left="25"/>
              <w:rPr>
                <w:sz w:val="24"/>
                <w:szCs w:val="24"/>
              </w:rPr>
            </w:pPr>
            <w:r>
              <w:rPr>
                <w:sz w:val="24"/>
                <w:szCs w:val="24"/>
              </w:rPr>
              <w:t>varchar</w:t>
            </w:r>
          </w:p>
        </w:tc>
        <w:tc>
          <w:tcPr>
            <w:tcW w:w="2016" w:type="dxa"/>
            <w:tcBorders>
              <w:top w:val="single" w:sz="2" w:space="0" w:color="000000"/>
              <w:left w:val="single" w:sz="2" w:space="0" w:color="000000"/>
              <w:bottom w:val="single" w:sz="2" w:space="0" w:color="000000"/>
              <w:right w:val="single" w:sz="2" w:space="0" w:color="000000"/>
            </w:tcBorders>
            <w:vAlign w:val="center"/>
          </w:tcPr>
          <w:p w14:paraId="4448AE3A" w14:textId="08F25024" w:rsidR="001E0E40" w:rsidRPr="008573A9" w:rsidRDefault="001E0E40" w:rsidP="003E49EB">
            <w:pPr>
              <w:ind w:left="10"/>
              <w:rPr>
                <w:sz w:val="24"/>
                <w:szCs w:val="24"/>
              </w:rPr>
            </w:pPr>
            <w:r>
              <w:rPr>
                <w:sz w:val="24"/>
                <w:szCs w:val="24"/>
              </w:rPr>
              <w:t>20</w:t>
            </w:r>
          </w:p>
        </w:tc>
        <w:tc>
          <w:tcPr>
            <w:tcW w:w="2016" w:type="dxa"/>
            <w:tcBorders>
              <w:top w:val="single" w:sz="2" w:space="0" w:color="000000"/>
              <w:left w:val="single" w:sz="2" w:space="0" w:color="000000"/>
              <w:bottom w:val="single" w:sz="2" w:space="0" w:color="000000"/>
              <w:right w:val="single" w:sz="2" w:space="0" w:color="000000"/>
            </w:tcBorders>
          </w:tcPr>
          <w:p w14:paraId="3350CEEC" w14:textId="500CBA9B" w:rsidR="001E0E40" w:rsidRPr="008573A9" w:rsidRDefault="00922324" w:rsidP="003E49EB">
            <w:pPr>
              <w:ind w:left="19"/>
              <w:rPr>
                <w:sz w:val="24"/>
                <w:szCs w:val="24"/>
              </w:rPr>
            </w:pPr>
            <w:r w:rsidRPr="008573A9">
              <w:rPr>
                <w:sz w:val="24"/>
                <w:szCs w:val="24"/>
              </w:rPr>
              <w:t xml:space="preserve">Not </w:t>
            </w:r>
            <w:r w:rsidR="00DD5F68" w:rsidRPr="008573A9">
              <w:rPr>
                <w:sz w:val="24"/>
                <w:szCs w:val="24"/>
              </w:rPr>
              <w:t>null</w:t>
            </w:r>
          </w:p>
        </w:tc>
      </w:tr>
      <w:tr w:rsidR="001E0E40" w:rsidRPr="008573A9" w14:paraId="150B3824" w14:textId="77777777" w:rsidTr="003E49EB">
        <w:trPr>
          <w:trHeight w:val="456"/>
        </w:trPr>
        <w:tc>
          <w:tcPr>
            <w:tcW w:w="2016" w:type="dxa"/>
            <w:tcBorders>
              <w:top w:val="single" w:sz="2" w:space="0" w:color="000000"/>
              <w:left w:val="single" w:sz="2" w:space="0" w:color="000000"/>
              <w:bottom w:val="single" w:sz="2" w:space="0" w:color="000000"/>
              <w:right w:val="single" w:sz="2" w:space="0" w:color="000000"/>
            </w:tcBorders>
            <w:vAlign w:val="center"/>
          </w:tcPr>
          <w:p w14:paraId="46EE625F" w14:textId="7CB126EE" w:rsidR="001E0E40" w:rsidRDefault="001E0E40" w:rsidP="003E49EB">
            <w:pPr>
              <w:ind w:left="16"/>
              <w:rPr>
                <w:sz w:val="24"/>
                <w:szCs w:val="24"/>
              </w:rPr>
            </w:pPr>
            <w:r>
              <w:rPr>
                <w:sz w:val="24"/>
                <w:szCs w:val="24"/>
              </w:rPr>
              <w:t>4.</w:t>
            </w:r>
          </w:p>
        </w:tc>
        <w:tc>
          <w:tcPr>
            <w:tcW w:w="2016" w:type="dxa"/>
            <w:tcBorders>
              <w:top w:val="single" w:sz="2" w:space="0" w:color="000000"/>
              <w:left w:val="single" w:sz="2" w:space="0" w:color="000000"/>
              <w:bottom w:val="single" w:sz="2" w:space="0" w:color="000000"/>
              <w:right w:val="single" w:sz="2" w:space="0" w:color="000000"/>
            </w:tcBorders>
          </w:tcPr>
          <w:p w14:paraId="42409E12" w14:textId="384F3177" w:rsidR="001E0E40" w:rsidRDefault="001E0E40" w:rsidP="003E49EB">
            <w:pPr>
              <w:ind w:left="25"/>
              <w:rPr>
                <w:sz w:val="24"/>
                <w:szCs w:val="24"/>
              </w:rPr>
            </w:pPr>
            <w:r>
              <w:rPr>
                <w:sz w:val="24"/>
                <w:szCs w:val="24"/>
              </w:rPr>
              <w:t>amount</w:t>
            </w:r>
          </w:p>
        </w:tc>
        <w:tc>
          <w:tcPr>
            <w:tcW w:w="2021" w:type="dxa"/>
            <w:tcBorders>
              <w:top w:val="single" w:sz="2" w:space="0" w:color="000000"/>
              <w:left w:val="single" w:sz="2" w:space="0" w:color="000000"/>
              <w:bottom w:val="single" w:sz="2" w:space="0" w:color="000000"/>
              <w:right w:val="single" w:sz="2" w:space="0" w:color="000000"/>
            </w:tcBorders>
          </w:tcPr>
          <w:p w14:paraId="43FCDDEC" w14:textId="72934556" w:rsidR="001E0E40" w:rsidRDefault="001E0E40" w:rsidP="003E49EB">
            <w:pPr>
              <w:ind w:left="25"/>
              <w:rPr>
                <w:sz w:val="24"/>
                <w:szCs w:val="24"/>
              </w:rPr>
            </w:pPr>
            <w:r>
              <w:rPr>
                <w:sz w:val="24"/>
                <w:szCs w:val="24"/>
              </w:rPr>
              <w:t>varchar</w:t>
            </w:r>
          </w:p>
        </w:tc>
        <w:tc>
          <w:tcPr>
            <w:tcW w:w="2016" w:type="dxa"/>
            <w:tcBorders>
              <w:top w:val="single" w:sz="2" w:space="0" w:color="000000"/>
              <w:left w:val="single" w:sz="2" w:space="0" w:color="000000"/>
              <w:bottom w:val="single" w:sz="2" w:space="0" w:color="000000"/>
              <w:right w:val="single" w:sz="2" w:space="0" w:color="000000"/>
            </w:tcBorders>
            <w:vAlign w:val="center"/>
          </w:tcPr>
          <w:p w14:paraId="56DA8837" w14:textId="1590D55C" w:rsidR="001E0E40" w:rsidRPr="008573A9" w:rsidRDefault="00AC5E93" w:rsidP="003E49EB">
            <w:pPr>
              <w:ind w:left="10"/>
              <w:rPr>
                <w:sz w:val="24"/>
                <w:szCs w:val="24"/>
              </w:rPr>
            </w:pPr>
            <w:r>
              <w:rPr>
                <w:sz w:val="24"/>
                <w:szCs w:val="24"/>
              </w:rPr>
              <w:t>20</w:t>
            </w:r>
          </w:p>
        </w:tc>
        <w:tc>
          <w:tcPr>
            <w:tcW w:w="2016" w:type="dxa"/>
            <w:tcBorders>
              <w:top w:val="single" w:sz="2" w:space="0" w:color="000000"/>
              <w:left w:val="single" w:sz="2" w:space="0" w:color="000000"/>
              <w:bottom w:val="single" w:sz="2" w:space="0" w:color="000000"/>
              <w:right w:val="single" w:sz="2" w:space="0" w:color="000000"/>
            </w:tcBorders>
          </w:tcPr>
          <w:p w14:paraId="18A88BE3" w14:textId="58B7C2FE" w:rsidR="001E0E40" w:rsidRPr="008573A9" w:rsidRDefault="00922324" w:rsidP="003E49EB">
            <w:pPr>
              <w:ind w:left="19"/>
              <w:rPr>
                <w:sz w:val="24"/>
                <w:szCs w:val="24"/>
              </w:rPr>
            </w:pPr>
            <w:r w:rsidRPr="008573A9">
              <w:rPr>
                <w:sz w:val="24"/>
                <w:szCs w:val="24"/>
              </w:rPr>
              <w:t xml:space="preserve">Not </w:t>
            </w:r>
            <w:r w:rsidR="00DD5F68" w:rsidRPr="008573A9">
              <w:rPr>
                <w:sz w:val="24"/>
                <w:szCs w:val="24"/>
              </w:rPr>
              <w:t>null</w:t>
            </w:r>
          </w:p>
        </w:tc>
      </w:tr>
    </w:tbl>
    <w:p w14:paraId="0AB3F463" w14:textId="77777777" w:rsidR="003A2C4E" w:rsidRDefault="003A2C4E" w:rsidP="003A2C4E">
      <w:pPr>
        <w:pStyle w:val="Heading1"/>
        <w:ind w:left="110"/>
        <w:rPr>
          <w:sz w:val="24"/>
          <w:szCs w:val="24"/>
        </w:rPr>
      </w:pPr>
    </w:p>
    <w:p w14:paraId="603C20C8" w14:textId="77777777" w:rsidR="00A710D3" w:rsidRPr="00A710D3" w:rsidRDefault="00A710D3" w:rsidP="00A710D3">
      <w:pPr>
        <w:rPr>
          <w:lang w:eastAsia="en-IN"/>
        </w:rPr>
      </w:pPr>
    </w:p>
    <w:p w14:paraId="34B3207B" w14:textId="77777777" w:rsidR="003A2C4E" w:rsidRDefault="003A2C4E" w:rsidP="003A2C4E">
      <w:pPr>
        <w:pStyle w:val="Heading1"/>
        <w:ind w:left="110"/>
        <w:rPr>
          <w:sz w:val="24"/>
          <w:szCs w:val="24"/>
        </w:rPr>
      </w:pPr>
    </w:p>
    <w:p w14:paraId="56F1D018" w14:textId="10D181F4" w:rsidR="003A2C4E" w:rsidRPr="00CC7FAD" w:rsidRDefault="003A2C4E" w:rsidP="003A2C4E">
      <w:pPr>
        <w:pStyle w:val="Heading1"/>
        <w:ind w:left="110"/>
        <w:rPr>
          <w:rFonts w:ascii="Times New Roman" w:hAnsi="Times New Roman" w:cs="Times New Roman"/>
          <w:sz w:val="32"/>
          <w:szCs w:val="32"/>
        </w:rPr>
      </w:pPr>
      <w:r w:rsidRPr="00CC7FAD">
        <w:rPr>
          <w:rFonts w:ascii="Times New Roman" w:hAnsi="Times New Roman" w:cs="Times New Roman"/>
          <w:sz w:val="32"/>
          <w:szCs w:val="32"/>
        </w:rPr>
        <w:t>2.</w:t>
      </w:r>
      <w:r w:rsidR="008A31D9" w:rsidRPr="00CC7FAD">
        <w:rPr>
          <w:rFonts w:ascii="Times New Roman" w:hAnsi="Times New Roman" w:cs="Times New Roman"/>
          <w:sz w:val="32"/>
          <w:szCs w:val="32"/>
        </w:rPr>
        <w:t>Login</w:t>
      </w:r>
    </w:p>
    <w:p w14:paraId="15C91884" w14:textId="77777777" w:rsidR="003A2C4E" w:rsidRPr="002D109D" w:rsidRDefault="003A2C4E" w:rsidP="003A2C4E"/>
    <w:tbl>
      <w:tblPr>
        <w:tblStyle w:val="TableGrid"/>
        <w:tblW w:w="10145" w:type="dxa"/>
        <w:tblInd w:w="-429" w:type="dxa"/>
        <w:tblCellMar>
          <w:top w:w="58" w:type="dxa"/>
          <w:left w:w="109" w:type="dxa"/>
          <w:right w:w="115" w:type="dxa"/>
        </w:tblCellMar>
        <w:tblLook w:val="04A0" w:firstRow="1" w:lastRow="0" w:firstColumn="1" w:lastColumn="0" w:noHBand="0" w:noVBand="1"/>
      </w:tblPr>
      <w:tblGrid>
        <w:gridCol w:w="2028"/>
        <w:gridCol w:w="2028"/>
        <w:gridCol w:w="2033"/>
        <w:gridCol w:w="2027"/>
        <w:gridCol w:w="2029"/>
      </w:tblGrid>
      <w:tr w:rsidR="003A2C4E" w:rsidRPr="008573A9" w14:paraId="45936577" w14:textId="77777777" w:rsidTr="003E49EB">
        <w:trPr>
          <w:trHeight w:val="507"/>
        </w:trPr>
        <w:tc>
          <w:tcPr>
            <w:tcW w:w="2028" w:type="dxa"/>
            <w:tcBorders>
              <w:top w:val="single" w:sz="2" w:space="0" w:color="000000"/>
              <w:left w:val="single" w:sz="2" w:space="0" w:color="000000"/>
              <w:bottom w:val="single" w:sz="2" w:space="0" w:color="000000"/>
              <w:right w:val="single" w:sz="2" w:space="0" w:color="000000"/>
            </w:tcBorders>
          </w:tcPr>
          <w:p w14:paraId="5EBE33BA" w14:textId="77777777" w:rsidR="003A2C4E" w:rsidRPr="008573A9" w:rsidRDefault="003A2C4E" w:rsidP="003E49EB">
            <w:pPr>
              <w:ind w:left="16"/>
              <w:rPr>
                <w:sz w:val="24"/>
                <w:szCs w:val="24"/>
              </w:rPr>
            </w:pPr>
            <w:r w:rsidRPr="008573A9">
              <w:rPr>
                <w:sz w:val="24"/>
                <w:szCs w:val="24"/>
              </w:rPr>
              <w:t>Sr. No</w:t>
            </w:r>
          </w:p>
        </w:tc>
        <w:tc>
          <w:tcPr>
            <w:tcW w:w="2028" w:type="dxa"/>
            <w:tcBorders>
              <w:top w:val="single" w:sz="2" w:space="0" w:color="000000"/>
              <w:left w:val="single" w:sz="2" w:space="0" w:color="000000"/>
              <w:bottom w:val="single" w:sz="2" w:space="0" w:color="000000"/>
              <w:right w:val="single" w:sz="2" w:space="0" w:color="000000"/>
            </w:tcBorders>
          </w:tcPr>
          <w:p w14:paraId="41D3541E" w14:textId="77777777" w:rsidR="003A2C4E" w:rsidRPr="008573A9" w:rsidRDefault="003A2C4E" w:rsidP="003E49EB">
            <w:pPr>
              <w:ind w:left="25"/>
              <w:rPr>
                <w:sz w:val="24"/>
                <w:szCs w:val="24"/>
              </w:rPr>
            </w:pPr>
            <w:r w:rsidRPr="008573A9">
              <w:rPr>
                <w:sz w:val="24"/>
                <w:szCs w:val="24"/>
              </w:rPr>
              <w:t>Field name</w:t>
            </w:r>
          </w:p>
        </w:tc>
        <w:tc>
          <w:tcPr>
            <w:tcW w:w="2033" w:type="dxa"/>
            <w:tcBorders>
              <w:top w:val="single" w:sz="2" w:space="0" w:color="000000"/>
              <w:left w:val="single" w:sz="2" w:space="0" w:color="000000"/>
              <w:bottom w:val="single" w:sz="2" w:space="0" w:color="000000"/>
              <w:right w:val="single" w:sz="2" w:space="0" w:color="000000"/>
            </w:tcBorders>
          </w:tcPr>
          <w:p w14:paraId="634ECBCD" w14:textId="77777777" w:rsidR="003A2C4E" w:rsidRPr="008573A9" w:rsidRDefault="003A2C4E" w:rsidP="003E49EB">
            <w:pPr>
              <w:ind w:left="25"/>
              <w:rPr>
                <w:sz w:val="24"/>
                <w:szCs w:val="24"/>
              </w:rPr>
            </w:pPr>
            <w:r w:rsidRPr="008573A9">
              <w:rPr>
                <w:sz w:val="24"/>
                <w:szCs w:val="24"/>
              </w:rPr>
              <w:t>Datatype</w:t>
            </w:r>
          </w:p>
        </w:tc>
        <w:tc>
          <w:tcPr>
            <w:tcW w:w="2027" w:type="dxa"/>
            <w:tcBorders>
              <w:top w:val="single" w:sz="2" w:space="0" w:color="000000"/>
              <w:left w:val="single" w:sz="2" w:space="0" w:color="000000"/>
              <w:bottom w:val="single" w:sz="2" w:space="0" w:color="000000"/>
              <w:right w:val="single" w:sz="2" w:space="0" w:color="000000"/>
            </w:tcBorders>
          </w:tcPr>
          <w:p w14:paraId="60ED6D8F" w14:textId="77777777" w:rsidR="003A2C4E" w:rsidRPr="008573A9" w:rsidRDefault="003A2C4E" w:rsidP="003E49EB">
            <w:pPr>
              <w:rPr>
                <w:sz w:val="24"/>
                <w:szCs w:val="24"/>
              </w:rPr>
            </w:pPr>
            <w:r w:rsidRPr="008573A9">
              <w:rPr>
                <w:sz w:val="24"/>
                <w:szCs w:val="24"/>
              </w:rPr>
              <w:t>Width</w:t>
            </w:r>
          </w:p>
        </w:tc>
        <w:tc>
          <w:tcPr>
            <w:tcW w:w="2029" w:type="dxa"/>
            <w:tcBorders>
              <w:top w:val="single" w:sz="2" w:space="0" w:color="000000"/>
              <w:left w:val="single" w:sz="2" w:space="0" w:color="000000"/>
              <w:bottom w:val="single" w:sz="2" w:space="0" w:color="000000"/>
              <w:right w:val="single" w:sz="2" w:space="0" w:color="000000"/>
            </w:tcBorders>
          </w:tcPr>
          <w:p w14:paraId="0F90EAFB" w14:textId="77777777" w:rsidR="003A2C4E" w:rsidRPr="008573A9" w:rsidRDefault="003A2C4E" w:rsidP="003E49EB">
            <w:pPr>
              <w:ind w:left="11"/>
              <w:rPr>
                <w:sz w:val="24"/>
                <w:szCs w:val="24"/>
              </w:rPr>
            </w:pPr>
            <w:r w:rsidRPr="008573A9">
              <w:rPr>
                <w:sz w:val="24"/>
                <w:szCs w:val="24"/>
              </w:rPr>
              <w:t>Constraint</w:t>
            </w:r>
          </w:p>
        </w:tc>
      </w:tr>
      <w:tr w:rsidR="003A2C4E" w:rsidRPr="008573A9" w14:paraId="7584D184" w14:textId="77777777" w:rsidTr="003E49EB">
        <w:trPr>
          <w:trHeight w:val="501"/>
        </w:trPr>
        <w:tc>
          <w:tcPr>
            <w:tcW w:w="2028" w:type="dxa"/>
            <w:tcBorders>
              <w:top w:val="single" w:sz="2" w:space="0" w:color="000000"/>
              <w:left w:val="single" w:sz="2" w:space="0" w:color="000000"/>
              <w:bottom w:val="single" w:sz="2" w:space="0" w:color="000000"/>
              <w:right w:val="single" w:sz="2" w:space="0" w:color="000000"/>
            </w:tcBorders>
          </w:tcPr>
          <w:p w14:paraId="42A86E9B" w14:textId="77777777" w:rsidR="003A2C4E" w:rsidRPr="008573A9" w:rsidRDefault="003A2C4E" w:rsidP="003E49EB">
            <w:pPr>
              <w:ind w:left="16"/>
              <w:rPr>
                <w:sz w:val="24"/>
                <w:szCs w:val="24"/>
              </w:rPr>
            </w:pPr>
            <w:r w:rsidRPr="008573A9">
              <w:rPr>
                <w:sz w:val="24"/>
                <w:szCs w:val="24"/>
              </w:rPr>
              <w:t>1</w:t>
            </w:r>
          </w:p>
        </w:tc>
        <w:tc>
          <w:tcPr>
            <w:tcW w:w="2028" w:type="dxa"/>
            <w:tcBorders>
              <w:top w:val="single" w:sz="2" w:space="0" w:color="000000"/>
              <w:left w:val="single" w:sz="2" w:space="0" w:color="000000"/>
              <w:bottom w:val="single" w:sz="2" w:space="0" w:color="000000"/>
              <w:right w:val="single" w:sz="2" w:space="0" w:color="000000"/>
            </w:tcBorders>
          </w:tcPr>
          <w:p w14:paraId="52A80B1F" w14:textId="7C1CDCEF" w:rsidR="003A2C4E" w:rsidRPr="008573A9" w:rsidRDefault="00353C93" w:rsidP="003E49EB">
            <w:pPr>
              <w:ind w:left="25"/>
              <w:rPr>
                <w:sz w:val="24"/>
                <w:szCs w:val="24"/>
              </w:rPr>
            </w:pPr>
            <w:proofErr w:type="spellStart"/>
            <w:r>
              <w:rPr>
                <w:sz w:val="24"/>
                <w:szCs w:val="24"/>
              </w:rPr>
              <w:t>formno</w:t>
            </w:r>
            <w:proofErr w:type="spellEnd"/>
          </w:p>
        </w:tc>
        <w:tc>
          <w:tcPr>
            <w:tcW w:w="2033" w:type="dxa"/>
            <w:tcBorders>
              <w:top w:val="single" w:sz="2" w:space="0" w:color="000000"/>
              <w:left w:val="single" w:sz="2" w:space="0" w:color="000000"/>
              <w:bottom w:val="single" w:sz="2" w:space="0" w:color="000000"/>
              <w:right w:val="single" w:sz="2" w:space="0" w:color="000000"/>
            </w:tcBorders>
          </w:tcPr>
          <w:p w14:paraId="13BF83CC" w14:textId="77777777" w:rsidR="003A2C4E" w:rsidRPr="008573A9" w:rsidRDefault="003A2C4E" w:rsidP="003E49EB">
            <w:pPr>
              <w:ind w:left="6"/>
              <w:rPr>
                <w:sz w:val="24"/>
                <w:szCs w:val="24"/>
              </w:rPr>
            </w:pPr>
            <w:r w:rsidRPr="008573A9">
              <w:rPr>
                <w:sz w:val="24"/>
                <w:szCs w:val="24"/>
              </w:rPr>
              <w:t>Varchar</w:t>
            </w:r>
          </w:p>
        </w:tc>
        <w:tc>
          <w:tcPr>
            <w:tcW w:w="2027" w:type="dxa"/>
            <w:tcBorders>
              <w:top w:val="single" w:sz="2" w:space="0" w:color="000000"/>
              <w:left w:val="single" w:sz="2" w:space="0" w:color="000000"/>
              <w:bottom w:val="single" w:sz="2" w:space="0" w:color="000000"/>
              <w:right w:val="single" w:sz="2" w:space="0" w:color="000000"/>
            </w:tcBorders>
            <w:vAlign w:val="center"/>
          </w:tcPr>
          <w:p w14:paraId="352FF34A" w14:textId="77777777" w:rsidR="003A2C4E" w:rsidRPr="008573A9" w:rsidRDefault="003A2C4E" w:rsidP="003E49EB">
            <w:pPr>
              <w:ind w:left="10"/>
              <w:rPr>
                <w:sz w:val="24"/>
                <w:szCs w:val="24"/>
              </w:rPr>
            </w:pPr>
            <w:r w:rsidRPr="008573A9">
              <w:rPr>
                <w:sz w:val="24"/>
                <w:szCs w:val="24"/>
              </w:rPr>
              <w:t>20</w:t>
            </w:r>
          </w:p>
        </w:tc>
        <w:tc>
          <w:tcPr>
            <w:tcW w:w="2029" w:type="dxa"/>
            <w:tcBorders>
              <w:top w:val="single" w:sz="2" w:space="0" w:color="000000"/>
              <w:left w:val="single" w:sz="2" w:space="0" w:color="000000"/>
              <w:bottom w:val="single" w:sz="2" w:space="0" w:color="000000"/>
              <w:right w:val="single" w:sz="2" w:space="0" w:color="000000"/>
            </w:tcBorders>
          </w:tcPr>
          <w:p w14:paraId="0B9530FB" w14:textId="77777777" w:rsidR="003A2C4E" w:rsidRPr="008573A9" w:rsidRDefault="003A2C4E" w:rsidP="003E49EB">
            <w:pPr>
              <w:ind w:left="20"/>
              <w:rPr>
                <w:sz w:val="24"/>
                <w:szCs w:val="24"/>
              </w:rPr>
            </w:pPr>
            <w:r w:rsidRPr="008573A9">
              <w:rPr>
                <w:sz w:val="24"/>
                <w:szCs w:val="24"/>
              </w:rPr>
              <w:t>Not null</w:t>
            </w:r>
          </w:p>
        </w:tc>
      </w:tr>
      <w:tr w:rsidR="00031117" w:rsidRPr="008573A9" w14:paraId="7A00C2D0" w14:textId="77777777" w:rsidTr="00814CF6">
        <w:trPr>
          <w:trHeight w:val="507"/>
        </w:trPr>
        <w:tc>
          <w:tcPr>
            <w:tcW w:w="2028" w:type="dxa"/>
            <w:tcBorders>
              <w:top w:val="single" w:sz="2" w:space="0" w:color="000000"/>
              <w:left w:val="single" w:sz="2" w:space="0" w:color="000000"/>
              <w:bottom w:val="single" w:sz="2" w:space="0" w:color="000000"/>
              <w:right w:val="single" w:sz="2" w:space="0" w:color="000000"/>
            </w:tcBorders>
            <w:vAlign w:val="center"/>
          </w:tcPr>
          <w:p w14:paraId="0366A7F9" w14:textId="77777777" w:rsidR="00031117" w:rsidRPr="008573A9" w:rsidRDefault="00031117" w:rsidP="00031117">
            <w:pPr>
              <w:ind w:left="16"/>
              <w:rPr>
                <w:sz w:val="24"/>
                <w:szCs w:val="24"/>
              </w:rPr>
            </w:pPr>
            <w:r w:rsidRPr="008573A9">
              <w:rPr>
                <w:sz w:val="24"/>
                <w:szCs w:val="24"/>
              </w:rPr>
              <w:t>2</w:t>
            </w:r>
          </w:p>
        </w:tc>
        <w:tc>
          <w:tcPr>
            <w:tcW w:w="2028" w:type="dxa"/>
            <w:tcBorders>
              <w:top w:val="single" w:sz="2" w:space="0" w:color="000000"/>
              <w:left w:val="single" w:sz="2" w:space="0" w:color="000000"/>
              <w:bottom w:val="single" w:sz="2" w:space="0" w:color="000000"/>
              <w:right w:val="single" w:sz="2" w:space="0" w:color="000000"/>
            </w:tcBorders>
            <w:vAlign w:val="center"/>
          </w:tcPr>
          <w:p w14:paraId="1446A80B" w14:textId="7C1807DC" w:rsidR="00031117" w:rsidRPr="008573A9" w:rsidRDefault="00031117" w:rsidP="00031117">
            <w:pPr>
              <w:ind w:left="25"/>
              <w:rPr>
                <w:sz w:val="24"/>
                <w:szCs w:val="24"/>
              </w:rPr>
            </w:pPr>
            <w:proofErr w:type="spellStart"/>
            <w:r>
              <w:rPr>
                <w:sz w:val="24"/>
                <w:szCs w:val="24"/>
              </w:rPr>
              <w:t>cardnumber</w:t>
            </w:r>
            <w:proofErr w:type="spellEnd"/>
          </w:p>
        </w:tc>
        <w:tc>
          <w:tcPr>
            <w:tcW w:w="2033" w:type="dxa"/>
            <w:tcBorders>
              <w:top w:val="single" w:sz="2" w:space="0" w:color="000000"/>
              <w:left w:val="single" w:sz="2" w:space="0" w:color="000000"/>
              <w:bottom w:val="single" w:sz="2" w:space="0" w:color="000000"/>
              <w:right w:val="single" w:sz="2" w:space="0" w:color="000000"/>
            </w:tcBorders>
          </w:tcPr>
          <w:p w14:paraId="75A96464" w14:textId="26607299" w:rsidR="00031117" w:rsidRPr="008573A9" w:rsidRDefault="00031117" w:rsidP="00031117">
            <w:pPr>
              <w:ind w:left="25"/>
              <w:rPr>
                <w:sz w:val="24"/>
                <w:szCs w:val="24"/>
              </w:rPr>
            </w:pPr>
            <w:r w:rsidRPr="008573A9">
              <w:rPr>
                <w:sz w:val="24"/>
                <w:szCs w:val="24"/>
              </w:rPr>
              <w:t>Varchar</w:t>
            </w:r>
          </w:p>
        </w:tc>
        <w:tc>
          <w:tcPr>
            <w:tcW w:w="2027" w:type="dxa"/>
            <w:tcBorders>
              <w:top w:val="single" w:sz="2" w:space="0" w:color="000000"/>
              <w:left w:val="single" w:sz="2" w:space="0" w:color="000000"/>
              <w:bottom w:val="single" w:sz="2" w:space="0" w:color="000000"/>
              <w:right w:val="single" w:sz="2" w:space="0" w:color="000000"/>
            </w:tcBorders>
            <w:vAlign w:val="center"/>
          </w:tcPr>
          <w:p w14:paraId="7E7D4B95" w14:textId="2AA26A2F" w:rsidR="00031117" w:rsidRPr="008573A9" w:rsidRDefault="00031117" w:rsidP="00031117">
            <w:pPr>
              <w:ind w:left="10"/>
              <w:rPr>
                <w:sz w:val="24"/>
                <w:szCs w:val="24"/>
              </w:rPr>
            </w:pPr>
            <w:r>
              <w:rPr>
                <w:sz w:val="24"/>
                <w:szCs w:val="24"/>
              </w:rPr>
              <w:t>25</w:t>
            </w:r>
          </w:p>
        </w:tc>
        <w:tc>
          <w:tcPr>
            <w:tcW w:w="2029" w:type="dxa"/>
            <w:tcBorders>
              <w:top w:val="single" w:sz="2" w:space="0" w:color="000000"/>
              <w:left w:val="single" w:sz="2" w:space="0" w:color="000000"/>
              <w:bottom w:val="single" w:sz="2" w:space="0" w:color="000000"/>
              <w:right w:val="single" w:sz="2" w:space="0" w:color="000000"/>
            </w:tcBorders>
            <w:vAlign w:val="center"/>
          </w:tcPr>
          <w:p w14:paraId="27C98BB1" w14:textId="4BAB631C" w:rsidR="00031117" w:rsidRPr="008573A9" w:rsidRDefault="00031117" w:rsidP="00031117">
            <w:pPr>
              <w:ind w:left="20"/>
              <w:rPr>
                <w:sz w:val="24"/>
                <w:szCs w:val="24"/>
              </w:rPr>
            </w:pPr>
            <w:r w:rsidRPr="008573A9">
              <w:rPr>
                <w:sz w:val="24"/>
                <w:szCs w:val="24"/>
              </w:rPr>
              <w:t>Not null</w:t>
            </w:r>
          </w:p>
        </w:tc>
      </w:tr>
      <w:tr w:rsidR="00031117" w:rsidRPr="008573A9" w14:paraId="2C465861" w14:textId="77777777" w:rsidTr="003E49EB">
        <w:trPr>
          <w:trHeight w:val="592"/>
        </w:trPr>
        <w:tc>
          <w:tcPr>
            <w:tcW w:w="2028" w:type="dxa"/>
            <w:tcBorders>
              <w:top w:val="single" w:sz="2" w:space="0" w:color="000000"/>
              <w:left w:val="single" w:sz="2" w:space="0" w:color="000000"/>
              <w:bottom w:val="single" w:sz="2" w:space="0" w:color="000000"/>
              <w:right w:val="single" w:sz="2" w:space="0" w:color="000000"/>
            </w:tcBorders>
          </w:tcPr>
          <w:p w14:paraId="0A3EAAA4" w14:textId="77777777" w:rsidR="00031117" w:rsidRPr="008573A9" w:rsidRDefault="00031117" w:rsidP="00031117">
            <w:pPr>
              <w:ind w:left="16"/>
              <w:rPr>
                <w:sz w:val="24"/>
                <w:szCs w:val="24"/>
              </w:rPr>
            </w:pPr>
            <w:r w:rsidRPr="008573A9">
              <w:rPr>
                <w:sz w:val="24"/>
                <w:szCs w:val="24"/>
              </w:rPr>
              <w:t>3</w:t>
            </w:r>
          </w:p>
        </w:tc>
        <w:tc>
          <w:tcPr>
            <w:tcW w:w="2028" w:type="dxa"/>
            <w:tcBorders>
              <w:top w:val="single" w:sz="2" w:space="0" w:color="000000"/>
              <w:left w:val="single" w:sz="2" w:space="0" w:color="000000"/>
              <w:bottom w:val="single" w:sz="2" w:space="0" w:color="000000"/>
              <w:right w:val="single" w:sz="2" w:space="0" w:color="000000"/>
            </w:tcBorders>
            <w:vAlign w:val="center"/>
          </w:tcPr>
          <w:p w14:paraId="2124F979" w14:textId="55679233" w:rsidR="00031117" w:rsidRPr="008573A9" w:rsidRDefault="00031117" w:rsidP="00031117">
            <w:pPr>
              <w:ind w:left="16" w:firstLine="10"/>
              <w:rPr>
                <w:sz w:val="24"/>
                <w:szCs w:val="24"/>
              </w:rPr>
            </w:pPr>
            <w:r>
              <w:rPr>
                <w:sz w:val="24"/>
                <w:szCs w:val="24"/>
              </w:rPr>
              <w:t>pin</w:t>
            </w:r>
          </w:p>
        </w:tc>
        <w:tc>
          <w:tcPr>
            <w:tcW w:w="2033" w:type="dxa"/>
            <w:tcBorders>
              <w:top w:val="single" w:sz="2" w:space="0" w:color="000000"/>
              <w:left w:val="single" w:sz="2" w:space="0" w:color="000000"/>
              <w:bottom w:val="single" w:sz="2" w:space="0" w:color="000000"/>
              <w:right w:val="single" w:sz="2" w:space="0" w:color="000000"/>
            </w:tcBorders>
          </w:tcPr>
          <w:p w14:paraId="22834AA9" w14:textId="022EF354" w:rsidR="00031117" w:rsidRPr="008573A9" w:rsidRDefault="00031117" w:rsidP="00031117">
            <w:pPr>
              <w:ind w:left="25"/>
              <w:rPr>
                <w:sz w:val="24"/>
                <w:szCs w:val="24"/>
              </w:rPr>
            </w:pPr>
            <w:r w:rsidRPr="008573A9">
              <w:rPr>
                <w:sz w:val="24"/>
                <w:szCs w:val="24"/>
              </w:rPr>
              <w:t>Varchar</w:t>
            </w:r>
          </w:p>
        </w:tc>
        <w:tc>
          <w:tcPr>
            <w:tcW w:w="2027" w:type="dxa"/>
            <w:tcBorders>
              <w:top w:val="single" w:sz="2" w:space="0" w:color="000000"/>
              <w:left w:val="single" w:sz="2" w:space="0" w:color="000000"/>
              <w:bottom w:val="single" w:sz="2" w:space="0" w:color="000000"/>
              <w:right w:val="single" w:sz="2" w:space="0" w:color="000000"/>
            </w:tcBorders>
          </w:tcPr>
          <w:p w14:paraId="21D3F59C" w14:textId="557348ED" w:rsidR="00031117" w:rsidRPr="008573A9" w:rsidRDefault="00031117" w:rsidP="00031117">
            <w:pPr>
              <w:ind w:left="10"/>
              <w:rPr>
                <w:sz w:val="24"/>
                <w:szCs w:val="24"/>
              </w:rPr>
            </w:pPr>
            <w:r>
              <w:rPr>
                <w:sz w:val="24"/>
                <w:szCs w:val="24"/>
              </w:rPr>
              <w:t>10</w:t>
            </w:r>
          </w:p>
        </w:tc>
        <w:tc>
          <w:tcPr>
            <w:tcW w:w="2029" w:type="dxa"/>
            <w:tcBorders>
              <w:top w:val="single" w:sz="2" w:space="0" w:color="000000"/>
              <w:left w:val="single" w:sz="2" w:space="0" w:color="000000"/>
              <w:bottom w:val="single" w:sz="2" w:space="0" w:color="000000"/>
              <w:right w:val="single" w:sz="2" w:space="0" w:color="000000"/>
            </w:tcBorders>
          </w:tcPr>
          <w:p w14:paraId="5B822EB2" w14:textId="77777777" w:rsidR="00031117" w:rsidRPr="008573A9" w:rsidRDefault="00031117" w:rsidP="00031117">
            <w:pPr>
              <w:ind w:left="20"/>
              <w:rPr>
                <w:sz w:val="24"/>
                <w:szCs w:val="24"/>
              </w:rPr>
            </w:pPr>
            <w:r w:rsidRPr="008573A9">
              <w:rPr>
                <w:sz w:val="24"/>
                <w:szCs w:val="24"/>
              </w:rPr>
              <w:t>Not null</w:t>
            </w:r>
          </w:p>
        </w:tc>
      </w:tr>
    </w:tbl>
    <w:p w14:paraId="24A63A62" w14:textId="77777777" w:rsidR="003A2C4E" w:rsidRDefault="003A2C4E" w:rsidP="003A2C4E">
      <w:pPr>
        <w:pStyle w:val="Heading1"/>
        <w:ind w:left="110"/>
        <w:rPr>
          <w:sz w:val="24"/>
          <w:szCs w:val="24"/>
        </w:rPr>
      </w:pPr>
    </w:p>
    <w:p w14:paraId="181A9659" w14:textId="77777777" w:rsidR="003A2C4E" w:rsidRDefault="003A2C4E" w:rsidP="003A2C4E">
      <w:pPr>
        <w:pStyle w:val="Heading1"/>
        <w:ind w:left="110"/>
        <w:rPr>
          <w:sz w:val="24"/>
          <w:szCs w:val="24"/>
        </w:rPr>
      </w:pPr>
    </w:p>
    <w:p w14:paraId="4DF1301A" w14:textId="77777777" w:rsidR="00A710D3" w:rsidRDefault="00A710D3" w:rsidP="00A710D3">
      <w:pPr>
        <w:rPr>
          <w:lang w:eastAsia="en-IN"/>
        </w:rPr>
      </w:pPr>
    </w:p>
    <w:p w14:paraId="7FCE8FC2" w14:textId="77777777" w:rsidR="00A710D3" w:rsidRDefault="00A710D3" w:rsidP="00A710D3">
      <w:pPr>
        <w:rPr>
          <w:lang w:eastAsia="en-IN"/>
        </w:rPr>
      </w:pPr>
    </w:p>
    <w:p w14:paraId="3EDA589E" w14:textId="77777777" w:rsidR="00A710D3" w:rsidRDefault="00A710D3" w:rsidP="00A710D3">
      <w:pPr>
        <w:rPr>
          <w:lang w:eastAsia="en-IN"/>
        </w:rPr>
      </w:pPr>
    </w:p>
    <w:p w14:paraId="178FBB8D" w14:textId="77777777" w:rsidR="00A710D3" w:rsidRDefault="00A710D3" w:rsidP="00A710D3">
      <w:pPr>
        <w:rPr>
          <w:lang w:eastAsia="en-IN"/>
        </w:rPr>
      </w:pPr>
    </w:p>
    <w:p w14:paraId="4F069884" w14:textId="77777777" w:rsidR="003A2C4E" w:rsidRDefault="003A2C4E" w:rsidP="003A2C4E">
      <w:pPr>
        <w:pStyle w:val="Heading1"/>
        <w:ind w:left="110"/>
        <w:rPr>
          <w:sz w:val="24"/>
          <w:szCs w:val="24"/>
        </w:rPr>
      </w:pPr>
    </w:p>
    <w:p w14:paraId="04BA3E3E" w14:textId="77777777" w:rsidR="00A710D3" w:rsidRPr="00A710D3" w:rsidRDefault="00A710D3" w:rsidP="00A710D3">
      <w:pPr>
        <w:rPr>
          <w:lang w:eastAsia="en-IN"/>
        </w:rPr>
      </w:pPr>
    </w:p>
    <w:p w14:paraId="4B15E508" w14:textId="28F1658B" w:rsidR="003A2C4E" w:rsidRPr="00CC7FAD" w:rsidRDefault="003A2C4E" w:rsidP="003A2C4E">
      <w:pPr>
        <w:pStyle w:val="Heading1"/>
        <w:ind w:left="110"/>
        <w:rPr>
          <w:rFonts w:ascii="Times New Roman" w:hAnsi="Times New Roman" w:cs="Times New Roman"/>
          <w:sz w:val="32"/>
          <w:szCs w:val="32"/>
        </w:rPr>
      </w:pPr>
      <w:r w:rsidRPr="00CC7FAD">
        <w:rPr>
          <w:rFonts w:ascii="Times New Roman" w:hAnsi="Times New Roman" w:cs="Times New Roman"/>
          <w:sz w:val="32"/>
          <w:szCs w:val="32"/>
        </w:rPr>
        <w:lastRenderedPageBreak/>
        <w:t>3.</w:t>
      </w:r>
      <w:r w:rsidR="00031117" w:rsidRPr="00CC7FAD">
        <w:rPr>
          <w:rFonts w:ascii="Times New Roman" w:hAnsi="Times New Roman" w:cs="Times New Roman"/>
          <w:sz w:val="32"/>
          <w:szCs w:val="32"/>
        </w:rPr>
        <w:t>Signup</w:t>
      </w:r>
    </w:p>
    <w:p w14:paraId="22003F05" w14:textId="77777777" w:rsidR="003A2C4E" w:rsidRDefault="003A2C4E" w:rsidP="003A2C4E">
      <w:pPr>
        <w:rPr>
          <w:lang w:eastAsia="en-IN"/>
        </w:rPr>
      </w:pPr>
    </w:p>
    <w:tbl>
      <w:tblPr>
        <w:tblStyle w:val="TableGrid"/>
        <w:tblW w:w="10160" w:type="dxa"/>
        <w:tblInd w:w="-429" w:type="dxa"/>
        <w:tblCellMar>
          <w:top w:w="58" w:type="dxa"/>
          <w:left w:w="110" w:type="dxa"/>
          <w:right w:w="115" w:type="dxa"/>
        </w:tblCellMar>
        <w:tblLook w:val="04A0" w:firstRow="1" w:lastRow="0" w:firstColumn="1" w:lastColumn="0" w:noHBand="0" w:noVBand="1"/>
      </w:tblPr>
      <w:tblGrid>
        <w:gridCol w:w="2031"/>
        <w:gridCol w:w="2031"/>
        <w:gridCol w:w="2035"/>
        <w:gridCol w:w="2031"/>
        <w:gridCol w:w="2032"/>
      </w:tblGrid>
      <w:tr w:rsidR="003A2C4E" w:rsidRPr="008573A9" w14:paraId="2B38A301" w14:textId="77777777" w:rsidTr="003E49EB">
        <w:trPr>
          <w:trHeight w:val="536"/>
        </w:trPr>
        <w:tc>
          <w:tcPr>
            <w:tcW w:w="2031" w:type="dxa"/>
            <w:tcBorders>
              <w:top w:val="single" w:sz="2" w:space="0" w:color="000000"/>
              <w:left w:val="single" w:sz="2" w:space="0" w:color="000000"/>
              <w:bottom w:val="single" w:sz="2" w:space="0" w:color="000000"/>
              <w:right w:val="single" w:sz="2" w:space="0" w:color="000000"/>
            </w:tcBorders>
            <w:vAlign w:val="center"/>
          </w:tcPr>
          <w:p w14:paraId="7E7E77DB" w14:textId="77777777" w:rsidR="003A2C4E" w:rsidRPr="008573A9" w:rsidRDefault="003A2C4E" w:rsidP="003E49EB">
            <w:pPr>
              <w:ind w:left="14"/>
              <w:rPr>
                <w:sz w:val="24"/>
                <w:szCs w:val="24"/>
              </w:rPr>
            </w:pPr>
            <w:r w:rsidRPr="008573A9">
              <w:rPr>
                <w:sz w:val="24"/>
                <w:szCs w:val="24"/>
              </w:rPr>
              <w:t>Sr. No</w:t>
            </w:r>
          </w:p>
        </w:tc>
        <w:tc>
          <w:tcPr>
            <w:tcW w:w="2031" w:type="dxa"/>
            <w:tcBorders>
              <w:top w:val="single" w:sz="2" w:space="0" w:color="000000"/>
              <w:left w:val="single" w:sz="2" w:space="0" w:color="000000"/>
              <w:bottom w:val="single" w:sz="2" w:space="0" w:color="000000"/>
              <w:right w:val="single" w:sz="2" w:space="0" w:color="000000"/>
            </w:tcBorders>
            <w:vAlign w:val="center"/>
          </w:tcPr>
          <w:p w14:paraId="54C912FB" w14:textId="77777777" w:rsidR="003A2C4E" w:rsidRPr="008573A9" w:rsidRDefault="003A2C4E" w:rsidP="003E49EB">
            <w:pPr>
              <w:ind w:left="24"/>
              <w:rPr>
                <w:sz w:val="24"/>
                <w:szCs w:val="24"/>
              </w:rPr>
            </w:pPr>
            <w:r w:rsidRPr="008573A9">
              <w:rPr>
                <w:sz w:val="24"/>
                <w:szCs w:val="24"/>
              </w:rPr>
              <w:t>Field name</w:t>
            </w:r>
          </w:p>
        </w:tc>
        <w:tc>
          <w:tcPr>
            <w:tcW w:w="2035" w:type="dxa"/>
            <w:tcBorders>
              <w:top w:val="single" w:sz="2" w:space="0" w:color="000000"/>
              <w:left w:val="single" w:sz="2" w:space="0" w:color="000000"/>
              <w:bottom w:val="single" w:sz="2" w:space="0" w:color="000000"/>
              <w:right w:val="single" w:sz="2" w:space="0" w:color="000000"/>
            </w:tcBorders>
            <w:vAlign w:val="center"/>
          </w:tcPr>
          <w:p w14:paraId="40E9FBEE" w14:textId="77777777" w:rsidR="003A2C4E" w:rsidRPr="008573A9" w:rsidRDefault="003A2C4E" w:rsidP="003E49EB">
            <w:pPr>
              <w:ind w:left="24"/>
              <w:rPr>
                <w:sz w:val="24"/>
                <w:szCs w:val="24"/>
              </w:rPr>
            </w:pPr>
            <w:r w:rsidRPr="008573A9">
              <w:rPr>
                <w:sz w:val="24"/>
                <w:szCs w:val="24"/>
              </w:rPr>
              <w:t>Datatype</w:t>
            </w:r>
          </w:p>
        </w:tc>
        <w:tc>
          <w:tcPr>
            <w:tcW w:w="2031" w:type="dxa"/>
            <w:tcBorders>
              <w:top w:val="single" w:sz="2" w:space="0" w:color="000000"/>
              <w:left w:val="single" w:sz="2" w:space="0" w:color="000000"/>
              <w:bottom w:val="single" w:sz="2" w:space="0" w:color="000000"/>
              <w:right w:val="single" w:sz="2" w:space="0" w:color="000000"/>
            </w:tcBorders>
            <w:vAlign w:val="center"/>
          </w:tcPr>
          <w:p w14:paraId="6B729DA5" w14:textId="77777777" w:rsidR="003A2C4E" w:rsidRPr="008573A9" w:rsidRDefault="003A2C4E" w:rsidP="003E49EB">
            <w:pPr>
              <w:rPr>
                <w:sz w:val="24"/>
                <w:szCs w:val="24"/>
              </w:rPr>
            </w:pPr>
            <w:r w:rsidRPr="008573A9">
              <w:rPr>
                <w:sz w:val="24"/>
                <w:szCs w:val="24"/>
              </w:rPr>
              <w:t>Width</w:t>
            </w:r>
          </w:p>
        </w:tc>
        <w:tc>
          <w:tcPr>
            <w:tcW w:w="2032" w:type="dxa"/>
            <w:tcBorders>
              <w:top w:val="single" w:sz="2" w:space="0" w:color="000000"/>
              <w:left w:val="single" w:sz="2" w:space="0" w:color="000000"/>
              <w:bottom w:val="single" w:sz="2" w:space="0" w:color="000000"/>
              <w:right w:val="single" w:sz="2" w:space="0" w:color="000000"/>
            </w:tcBorders>
            <w:vAlign w:val="center"/>
          </w:tcPr>
          <w:p w14:paraId="2716A806" w14:textId="77777777" w:rsidR="003A2C4E" w:rsidRPr="008573A9" w:rsidRDefault="003A2C4E" w:rsidP="003E49EB">
            <w:pPr>
              <w:ind w:left="10"/>
              <w:rPr>
                <w:sz w:val="24"/>
                <w:szCs w:val="24"/>
              </w:rPr>
            </w:pPr>
            <w:r w:rsidRPr="008573A9">
              <w:rPr>
                <w:sz w:val="24"/>
                <w:szCs w:val="24"/>
              </w:rPr>
              <w:t>Constraint</w:t>
            </w:r>
          </w:p>
        </w:tc>
      </w:tr>
      <w:tr w:rsidR="00A710D3" w:rsidRPr="008573A9" w14:paraId="6B70D46E" w14:textId="77777777" w:rsidTr="003E49EB">
        <w:trPr>
          <w:trHeight w:val="536"/>
        </w:trPr>
        <w:tc>
          <w:tcPr>
            <w:tcW w:w="2031" w:type="dxa"/>
            <w:tcBorders>
              <w:top w:val="single" w:sz="2" w:space="0" w:color="000000"/>
              <w:left w:val="single" w:sz="2" w:space="0" w:color="000000"/>
              <w:bottom w:val="single" w:sz="2" w:space="0" w:color="000000"/>
              <w:right w:val="single" w:sz="2" w:space="0" w:color="000000"/>
            </w:tcBorders>
          </w:tcPr>
          <w:p w14:paraId="36D23960" w14:textId="77777777" w:rsidR="00A710D3" w:rsidRPr="008573A9" w:rsidRDefault="00A710D3" w:rsidP="00A710D3">
            <w:pPr>
              <w:ind w:left="14"/>
              <w:rPr>
                <w:sz w:val="24"/>
                <w:szCs w:val="24"/>
              </w:rPr>
            </w:pPr>
            <w:r w:rsidRPr="008573A9">
              <w:rPr>
                <w:sz w:val="24"/>
                <w:szCs w:val="24"/>
              </w:rPr>
              <w:t>1</w:t>
            </w:r>
          </w:p>
        </w:tc>
        <w:tc>
          <w:tcPr>
            <w:tcW w:w="2031" w:type="dxa"/>
            <w:tcBorders>
              <w:top w:val="single" w:sz="2" w:space="0" w:color="000000"/>
              <w:left w:val="single" w:sz="2" w:space="0" w:color="000000"/>
              <w:bottom w:val="single" w:sz="2" w:space="0" w:color="000000"/>
              <w:right w:val="single" w:sz="2" w:space="0" w:color="000000"/>
            </w:tcBorders>
          </w:tcPr>
          <w:p w14:paraId="39EFF3D0" w14:textId="410591AE" w:rsidR="00A710D3" w:rsidRPr="008573A9" w:rsidRDefault="00A710D3" w:rsidP="00A710D3">
            <w:pPr>
              <w:ind w:left="14"/>
              <w:rPr>
                <w:sz w:val="24"/>
                <w:szCs w:val="24"/>
              </w:rPr>
            </w:pPr>
            <w:proofErr w:type="spellStart"/>
            <w:r>
              <w:rPr>
                <w:sz w:val="24"/>
                <w:szCs w:val="24"/>
              </w:rPr>
              <w:t>formno</w:t>
            </w:r>
            <w:proofErr w:type="spellEnd"/>
          </w:p>
        </w:tc>
        <w:tc>
          <w:tcPr>
            <w:tcW w:w="2035" w:type="dxa"/>
            <w:tcBorders>
              <w:top w:val="single" w:sz="2" w:space="0" w:color="000000"/>
              <w:left w:val="single" w:sz="2" w:space="0" w:color="000000"/>
              <w:bottom w:val="single" w:sz="2" w:space="0" w:color="000000"/>
              <w:right w:val="single" w:sz="2" w:space="0" w:color="000000"/>
            </w:tcBorders>
          </w:tcPr>
          <w:p w14:paraId="45694788" w14:textId="62B9D2D3" w:rsidR="00A710D3" w:rsidRPr="008573A9" w:rsidRDefault="00A710D3" w:rsidP="00A710D3">
            <w:pPr>
              <w:ind w:left="24"/>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tcPr>
          <w:p w14:paraId="72EA057E" w14:textId="62CE150E" w:rsidR="00A710D3" w:rsidRPr="008573A9" w:rsidRDefault="00802FC8" w:rsidP="00A710D3">
            <w:pPr>
              <w:ind w:left="10"/>
              <w:rPr>
                <w:sz w:val="24"/>
                <w:szCs w:val="24"/>
              </w:rPr>
            </w:pPr>
            <w:r>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16E1B1DB" w14:textId="6AAB6E8A" w:rsidR="00A710D3" w:rsidRPr="008573A9" w:rsidRDefault="00A710D3" w:rsidP="00A710D3">
            <w:pPr>
              <w:ind w:left="19"/>
              <w:rPr>
                <w:sz w:val="24"/>
                <w:szCs w:val="24"/>
              </w:rPr>
            </w:pPr>
            <w:r w:rsidRPr="008573A9">
              <w:rPr>
                <w:sz w:val="24"/>
                <w:szCs w:val="24"/>
              </w:rPr>
              <w:t>Not null</w:t>
            </w:r>
          </w:p>
        </w:tc>
      </w:tr>
      <w:tr w:rsidR="00A710D3" w:rsidRPr="008573A9" w14:paraId="0F058ECF"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vAlign w:val="center"/>
          </w:tcPr>
          <w:p w14:paraId="629270CD" w14:textId="77777777" w:rsidR="00A710D3" w:rsidRPr="008573A9" w:rsidRDefault="00A710D3" w:rsidP="00A710D3">
            <w:pPr>
              <w:ind w:left="14"/>
              <w:rPr>
                <w:sz w:val="24"/>
                <w:szCs w:val="24"/>
              </w:rPr>
            </w:pPr>
            <w:r w:rsidRPr="008573A9">
              <w:rPr>
                <w:sz w:val="24"/>
                <w:szCs w:val="24"/>
              </w:rPr>
              <w:t>2</w:t>
            </w:r>
          </w:p>
        </w:tc>
        <w:tc>
          <w:tcPr>
            <w:tcW w:w="2031" w:type="dxa"/>
            <w:tcBorders>
              <w:top w:val="single" w:sz="2" w:space="0" w:color="000000"/>
              <w:left w:val="single" w:sz="2" w:space="0" w:color="000000"/>
              <w:bottom w:val="single" w:sz="2" w:space="0" w:color="000000"/>
              <w:right w:val="single" w:sz="2" w:space="0" w:color="000000"/>
            </w:tcBorders>
          </w:tcPr>
          <w:p w14:paraId="26FE5798" w14:textId="1BF68C47" w:rsidR="00A710D3" w:rsidRPr="008573A9" w:rsidRDefault="00A710D3" w:rsidP="00A710D3">
            <w:pPr>
              <w:ind w:left="14"/>
              <w:rPr>
                <w:sz w:val="24"/>
                <w:szCs w:val="24"/>
              </w:rPr>
            </w:pPr>
            <w:r>
              <w:rPr>
                <w:sz w:val="24"/>
                <w:szCs w:val="24"/>
              </w:rPr>
              <w:t>name</w:t>
            </w:r>
          </w:p>
        </w:tc>
        <w:tc>
          <w:tcPr>
            <w:tcW w:w="2035" w:type="dxa"/>
            <w:tcBorders>
              <w:top w:val="single" w:sz="2" w:space="0" w:color="000000"/>
              <w:left w:val="single" w:sz="2" w:space="0" w:color="000000"/>
              <w:bottom w:val="single" w:sz="2" w:space="0" w:color="000000"/>
              <w:right w:val="single" w:sz="2" w:space="0" w:color="000000"/>
            </w:tcBorders>
          </w:tcPr>
          <w:p w14:paraId="06732402" w14:textId="26F939C5"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0A3926A3" w14:textId="77777777" w:rsidR="00A710D3" w:rsidRPr="008573A9" w:rsidRDefault="00A710D3" w:rsidP="00A710D3">
            <w:pPr>
              <w:ind w:left="10"/>
              <w:rPr>
                <w:sz w:val="24"/>
                <w:szCs w:val="24"/>
              </w:rPr>
            </w:pPr>
            <w:r w:rsidRPr="008573A9">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4D8C00BF" w14:textId="77777777" w:rsidR="00A710D3" w:rsidRPr="008573A9" w:rsidRDefault="00A710D3" w:rsidP="00A710D3">
            <w:pPr>
              <w:ind w:left="19"/>
              <w:rPr>
                <w:sz w:val="24"/>
                <w:szCs w:val="24"/>
              </w:rPr>
            </w:pPr>
            <w:r w:rsidRPr="008573A9">
              <w:rPr>
                <w:sz w:val="24"/>
                <w:szCs w:val="24"/>
              </w:rPr>
              <w:t>Not null</w:t>
            </w:r>
          </w:p>
        </w:tc>
      </w:tr>
      <w:tr w:rsidR="00A710D3" w:rsidRPr="008573A9" w14:paraId="40552B65"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6344527F" w14:textId="77777777" w:rsidR="00A710D3" w:rsidRPr="008573A9" w:rsidRDefault="00A710D3" w:rsidP="00A710D3">
            <w:pPr>
              <w:ind w:left="14"/>
              <w:rPr>
                <w:sz w:val="24"/>
                <w:szCs w:val="24"/>
              </w:rPr>
            </w:pPr>
            <w:r>
              <w:rPr>
                <w:sz w:val="24"/>
                <w:szCs w:val="24"/>
              </w:rPr>
              <w:t>3</w:t>
            </w:r>
          </w:p>
        </w:tc>
        <w:tc>
          <w:tcPr>
            <w:tcW w:w="2031" w:type="dxa"/>
            <w:tcBorders>
              <w:top w:val="single" w:sz="2" w:space="0" w:color="000000"/>
              <w:left w:val="single" w:sz="2" w:space="0" w:color="000000"/>
              <w:bottom w:val="single" w:sz="2" w:space="0" w:color="000000"/>
              <w:right w:val="single" w:sz="2" w:space="0" w:color="000000"/>
            </w:tcBorders>
          </w:tcPr>
          <w:p w14:paraId="4F1DADEC" w14:textId="653EE762" w:rsidR="00A710D3" w:rsidRPr="008573A9" w:rsidRDefault="00802FC8" w:rsidP="00A710D3">
            <w:pPr>
              <w:ind w:left="14"/>
              <w:rPr>
                <w:sz w:val="24"/>
                <w:szCs w:val="24"/>
              </w:rPr>
            </w:pPr>
            <w:proofErr w:type="spellStart"/>
            <w:r>
              <w:rPr>
                <w:sz w:val="24"/>
                <w:szCs w:val="24"/>
              </w:rPr>
              <w:t>f</w:t>
            </w:r>
            <w:r w:rsidR="00A710D3">
              <w:rPr>
                <w:sz w:val="24"/>
                <w:szCs w:val="24"/>
              </w:rPr>
              <w:t>ather_name</w:t>
            </w:r>
            <w:proofErr w:type="spellEnd"/>
          </w:p>
        </w:tc>
        <w:tc>
          <w:tcPr>
            <w:tcW w:w="2035" w:type="dxa"/>
            <w:tcBorders>
              <w:top w:val="single" w:sz="2" w:space="0" w:color="000000"/>
              <w:left w:val="single" w:sz="2" w:space="0" w:color="000000"/>
              <w:bottom w:val="single" w:sz="2" w:space="0" w:color="000000"/>
              <w:right w:val="single" w:sz="2" w:space="0" w:color="000000"/>
            </w:tcBorders>
          </w:tcPr>
          <w:p w14:paraId="40A62421" w14:textId="77777777"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40C4E752" w14:textId="77777777" w:rsidR="00A710D3" w:rsidRPr="008573A9" w:rsidRDefault="00A710D3" w:rsidP="00A710D3">
            <w:pPr>
              <w:ind w:left="10"/>
              <w:rPr>
                <w:sz w:val="24"/>
                <w:szCs w:val="24"/>
              </w:rPr>
            </w:pPr>
            <w:r w:rsidRPr="008573A9">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5CEB0CC1" w14:textId="77777777" w:rsidR="00A710D3" w:rsidRPr="008573A9" w:rsidRDefault="00A710D3" w:rsidP="00A710D3">
            <w:pPr>
              <w:ind w:left="19"/>
              <w:rPr>
                <w:sz w:val="24"/>
                <w:szCs w:val="24"/>
              </w:rPr>
            </w:pPr>
            <w:r w:rsidRPr="008573A9">
              <w:rPr>
                <w:sz w:val="24"/>
                <w:szCs w:val="24"/>
              </w:rPr>
              <w:t>Not null</w:t>
            </w:r>
          </w:p>
        </w:tc>
      </w:tr>
      <w:tr w:rsidR="00A710D3" w:rsidRPr="008573A9" w14:paraId="495B4D97"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58F82FDD" w14:textId="77F27DDA" w:rsidR="00A710D3" w:rsidRDefault="00A710D3" w:rsidP="00A710D3">
            <w:pPr>
              <w:ind w:left="14"/>
              <w:rPr>
                <w:sz w:val="24"/>
                <w:szCs w:val="24"/>
              </w:rPr>
            </w:pPr>
            <w:r>
              <w:rPr>
                <w:sz w:val="24"/>
                <w:szCs w:val="24"/>
              </w:rPr>
              <w:t>4</w:t>
            </w:r>
          </w:p>
        </w:tc>
        <w:tc>
          <w:tcPr>
            <w:tcW w:w="2031" w:type="dxa"/>
            <w:tcBorders>
              <w:top w:val="single" w:sz="2" w:space="0" w:color="000000"/>
              <w:left w:val="single" w:sz="2" w:space="0" w:color="000000"/>
              <w:bottom w:val="single" w:sz="2" w:space="0" w:color="000000"/>
              <w:right w:val="single" w:sz="2" w:space="0" w:color="000000"/>
            </w:tcBorders>
          </w:tcPr>
          <w:p w14:paraId="44511BFC" w14:textId="252DD480" w:rsidR="00A710D3" w:rsidRDefault="00802FC8" w:rsidP="00A710D3">
            <w:pPr>
              <w:ind w:left="14"/>
              <w:rPr>
                <w:sz w:val="24"/>
                <w:szCs w:val="24"/>
              </w:rPr>
            </w:pPr>
            <w:r>
              <w:rPr>
                <w:sz w:val="24"/>
                <w:szCs w:val="24"/>
              </w:rPr>
              <w:t>dob</w:t>
            </w:r>
          </w:p>
        </w:tc>
        <w:tc>
          <w:tcPr>
            <w:tcW w:w="2035" w:type="dxa"/>
            <w:tcBorders>
              <w:top w:val="single" w:sz="2" w:space="0" w:color="000000"/>
              <w:left w:val="single" w:sz="2" w:space="0" w:color="000000"/>
              <w:bottom w:val="single" w:sz="2" w:space="0" w:color="000000"/>
              <w:right w:val="single" w:sz="2" w:space="0" w:color="000000"/>
            </w:tcBorders>
          </w:tcPr>
          <w:p w14:paraId="76AB5F32" w14:textId="0DD9C6C4"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276FFA66" w14:textId="0EB6BBCB" w:rsidR="00A710D3" w:rsidRPr="008573A9" w:rsidRDefault="00802FC8" w:rsidP="00A710D3">
            <w:pPr>
              <w:ind w:left="10"/>
              <w:rPr>
                <w:sz w:val="24"/>
                <w:szCs w:val="24"/>
              </w:rPr>
            </w:pPr>
            <w:r>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0DE5F100" w14:textId="549AD839" w:rsidR="00A710D3" w:rsidRPr="008573A9" w:rsidRDefault="00A710D3" w:rsidP="00A710D3">
            <w:pPr>
              <w:ind w:left="19"/>
              <w:rPr>
                <w:sz w:val="24"/>
                <w:szCs w:val="24"/>
              </w:rPr>
            </w:pPr>
            <w:r w:rsidRPr="008573A9">
              <w:rPr>
                <w:sz w:val="24"/>
                <w:szCs w:val="24"/>
              </w:rPr>
              <w:t>Not null</w:t>
            </w:r>
          </w:p>
        </w:tc>
      </w:tr>
      <w:tr w:rsidR="00A710D3" w:rsidRPr="008573A9" w14:paraId="54B0CF43"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4EBC635C" w14:textId="2CD31047" w:rsidR="00A710D3" w:rsidRDefault="00A710D3" w:rsidP="00A710D3">
            <w:pPr>
              <w:ind w:left="14"/>
              <w:rPr>
                <w:sz w:val="24"/>
                <w:szCs w:val="24"/>
              </w:rPr>
            </w:pPr>
            <w:r>
              <w:rPr>
                <w:sz w:val="24"/>
                <w:szCs w:val="24"/>
              </w:rPr>
              <w:t>5</w:t>
            </w:r>
          </w:p>
        </w:tc>
        <w:tc>
          <w:tcPr>
            <w:tcW w:w="2031" w:type="dxa"/>
            <w:tcBorders>
              <w:top w:val="single" w:sz="2" w:space="0" w:color="000000"/>
              <w:left w:val="single" w:sz="2" w:space="0" w:color="000000"/>
              <w:bottom w:val="single" w:sz="2" w:space="0" w:color="000000"/>
              <w:right w:val="single" w:sz="2" w:space="0" w:color="000000"/>
            </w:tcBorders>
          </w:tcPr>
          <w:p w14:paraId="2C3CA188" w14:textId="3E8EC226" w:rsidR="00A710D3" w:rsidRDefault="00802FC8" w:rsidP="00A710D3">
            <w:pPr>
              <w:ind w:left="14"/>
              <w:rPr>
                <w:sz w:val="24"/>
                <w:szCs w:val="24"/>
              </w:rPr>
            </w:pPr>
            <w:r>
              <w:rPr>
                <w:sz w:val="24"/>
                <w:szCs w:val="24"/>
              </w:rPr>
              <w:t>gender</w:t>
            </w:r>
          </w:p>
        </w:tc>
        <w:tc>
          <w:tcPr>
            <w:tcW w:w="2035" w:type="dxa"/>
            <w:tcBorders>
              <w:top w:val="single" w:sz="2" w:space="0" w:color="000000"/>
              <w:left w:val="single" w:sz="2" w:space="0" w:color="000000"/>
              <w:bottom w:val="single" w:sz="2" w:space="0" w:color="000000"/>
              <w:right w:val="single" w:sz="2" w:space="0" w:color="000000"/>
            </w:tcBorders>
          </w:tcPr>
          <w:p w14:paraId="2D0DA178" w14:textId="41EC0FEF" w:rsidR="00A710D3" w:rsidRPr="008573A9" w:rsidRDefault="00A710D3" w:rsidP="00A710D3">
            <w:pPr>
              <w:ind w:left="5"/>
              <w:rPr>
                <w:sz w:val="24"/>
                <w:szCs w:val="24"/>
              </w:rPr>
            </w:pPr>
            <w:r w:rsidRPr="008573A9">
              <w:rPr>
                <w:sz w:val="24"/>
                <w:szCs w:val="24"/>
              </w:rPr>
              <w:t xml:space="preserve">Varchar </w:t>
            </w:r>
          </w:p>
        </w:tc>
        <w:tc>
          <w:tcPr>
            <w:tcW w:w="2031" w:type="dxa"/>
            <w:tcBorders>
              <w:top w:val="single" w:sz="2" w:space="0" w:color="000000"/>
              <w:left w:val="single" w:sz="2" w:space="0" w:color="000000"/>
              <w:bottom w:val="single" w:sz="2" w:space="0" w:color="000000"/>
              <w:right w:val="single" w:sz="2" w:space="0" w:color="000000"/>
            </w:tcBorders>
            <w:vAlign w:val="center"/>
          </w:tcPr>
          <w:p w14:paraId="7EF841DF" w14:textId="5E4E2AEF" w:rsidR="00A710D3" w:rsidRPr="008573A9" w:rsidRDefault="00802FC8" w:rsidP="00A710D3">
            <w:pPr>
              <w:ind w:left="10"/>
              <w:rPr>
                <w:sz w:val="24"/>
                <w:szCs w:val="24"/>
              </w:rPr>
            </w:pPr>
            <w:r>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1503FA94" w14:textId="7E253270" w:rsidR="00A710D3" w:rsidRPr="008573A9" w:rsidRDefault="00A710D3" w:rsidP="00A710D3">
            <w:pPr>
              <w:ind w:left="19"/>
              <w:rPr>
                <w:sz w:val="24"/>
                <w:szCs w:val="24"/>
              </w:rPr>
            </w:pPr>
            <w:r w:rsidRPr="008573A9">
              <w:rPr>
                <w:sz w:val="24"/>
                <w:szCs w:val="24"/>
              </w:rPr>
              <w:t>Not null</w:t>
            </w:r>
          </w:p>
        </w:tc>
      </w:tr>
      <w:tr w:rsidR="00A710D3" w:rsidRPr="008573A9" w14:paraId="5A4082F0"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1E0C32D4" w14:textId="382445D7" w:rsidR="00A710D3" w:rsidRDefault="00A710D3" w:rsidP="00A710D3">
            <w:pPr>
              <w:ind w:left="14"/>
              <w:rPr>
                <w:sz w:val="24"/>
                <w:szCs w:val="24"/>
              </w:rPr>
            </w:pPr>
            <w:r>
              <w:rPr>
                <w:sz w:val="24"/>
                <w:szCs w:val="24"/>
              </w:rPr>
              <w:t>6</w:t>
            </w:r>
          </w:p>
        </w:tc>
        <w:tc>
          <w:tcPr>
            <w:tcW w:w="2031" w:type="dxa"/>
            <w:tcBorders>
              <w:top w:val="single" w:sz="2" w:space="0" w:color="000000"/>
              <w:left w:val="single" w:sz="2" w:space="0" w:color="000000"/>
              <w:bottom w:val="single" w:sz="2" w:space="0" w:color="000000"/>
              <w:right w:val="single" w:sz="2" w:space="0" w:color="000000"/>
            </w:tcBorders>
          </w:tcPr>
          <w:p w14:paraId="5506C1A9" w14:textId="68C7290A" w:rsidR="00A710D3" w:rsidRDefault="00802FC8" w:rsidP="00A710D3">
            <w:pPr>
              <w:ind w:left="14"/>
              <w:rPr>
                <w:sz w:val="24"/>
                <w:szCs w:val="24"/>
              </w:rPr>
            </w:pPr>
            <w:r>
              <w:rPr>
                <w:sz w:val="24"/>
                <w:szCs w:val="24"/>
              </w:rPr>
              <w:t>email</w:t>
            </w:r>
          </w:p>
        </w:tc>
        <w:tc>
          <w:tcPr>
            <w:tcW w:w="2035" w:type="dxa"/>
            <w:tcBorders>
              <w:top w:val="single" w:sz="2" w:space="0" w:color="000000"/>
              <w:left w:val="single" w:sz="2" w:space="0" w:color="000000"/>
              <w:bottom w:val="single" w:sz="2" w:space="0" w:color="000000"/>
              <w:right w:val="single" w:sz="2" w:space="0" w:color="000000"/>
            </w:tcBorders>
          </w:tcPr>
          <w:p w14:paraId="7F4057A4" w14:textId="64F27D56"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626F3A51" w14:textId="4CBB988F" w:rsidR="00A710D3" w:rsidRPr="008573A9" w:rsidRDefault="00802FC8" w:rsidP="00A710D3">
            <w:pPr>
              <w:ind w:left="10"/>
              <w:rPr>
                <w:sz w:val="24"/>
                <w:szCs w:val="24"/>
              </w:rPr>
            </w:pPr>
            <w:r>
              <w:rPr>
                <w:sz w:val="24"/>
                <w:szCs w:val="24"/>
              </w:rPr>
              <w:t>30</w:t>
            </w:r>
          </w:p>
        </w:tc>
        <w:tc>
          <w:tcPr>
            <w:tcW w:w="2032" w:type="dxa"/>
            <w:tcBorders>
              <w:top w:val="single" w:sz="2" w:space="0" w:color="000000"/>
              <w:left w:val="single" w:sz="2" w:space="0" w:color="000000"/>
              <w:bottom w:val="single" w:sz="2" w:space="0" w:color="000000"/>
              <w:right w:val="single" w:sz="2" w:space="0" w:color="000000"/>
            </w:tcBorders>
          </w:tcPr>
          <w:p w14:paraId="601D2C7C" w14:textId="5B2DF618" w:rsidR="00A710D3" w:rsidRPr="008573A9" w:rsidRDefault="00A710D3" w:rsidP="00A710D3">
            <w:pPr>
              <w:ind w:left="19"/>
              <w:rPr>
                <w:sz w:val="24"/>
                <w:szCs w:val="24"/>
              </w:rPr>
            </w:pPr>
            <w:r w:rsidRPr="008573A9">
              <w:rPr>
                <w:sz w:val="24"/>
                <w:szCs w:val="24"/>
              </w:rPr>
              <w:t>Not null</w:t>
            </w:r>
          </w:p>
        </w:tc>
      </w:tr>
      <w:tr w:rsidR="00A710D3" w:rsidRPr="008573A9" w14:paraId="1A827A67"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77EC0E9F" w14:textId="62981EF9" w:rsidR="00A710D3" w:rsidRDefault="00A710D3" w:rsidP="00A710D3">
            <w:pPr>
              <w:ind w:left="14"/>
              <w:rPr>
                <w:sz w:val="24"/>
                <w:szCs w:val="24"/>
              </w:rPr>
            </w:pPr>
            <w:r>
              <w:rPr>
                <w:sz w:val="24"/>
                <w:szCs w:val="24"/>
              </w:rPr>
              <w:t>7</w:t>
            </w:r>
          </w:p>
        </w:tc>
        <w:tc>
          <w:tcPr>
            <w:tcW w:w="2031" w:type="dxa"/>
            <w:tcBorders>
              <w:top w:val="single" w:sz="2" w:space="0" w:color="000000"/>
              <w:left w:val="single" w:sz="2" w:space="0" w:color="000000"/>
              <w:bottom w:val="single" w:sz="2" w:space="0" w:color="000000"/>
              <w:right w:val="single" w:sz="2" w:space="0" w:color="000000"/>
            </w:tcBorders>
          </w:tcPr>
          <w:p w14:paraId="35F9D702" w14:textId="039E838C" w:rsidR="00A710D3" w:rsidRDefault="00802FC8" w:rsidP="00A710D3">
            <w:pPr>
              <w:ind w:left="14"/>
              <w:rPr>
                <w:sz w:val="24"/>
                <w:szCs w:val="24"/>
              </w:rPr>
            </w:pPr>
            <w:proofErr w:type="spellStart"/>
            <w:r>
              <w:rPr>
                <w:sz w:val="24"/>
                <w:szCs w:val="24"/>
              </w:rPr>
              <w:t>martial_status</w:t>
            </w:r>
            <w:proofErr w:type="spellEnd"/>
          </w:p>
        </w:tc>
        <w:tc>
          <w:tcPr>
            <w:tcW w:w="2035" w:type="dxa"/>
            <w:tcBorders>
              <w:top w:val="single" w:sz="2" w:space="0" w:color="000000"/>
              <w:left w:val="single" w:sz="2" w:space="0" w:color="000000"/>
              <w:bottom w:val="single" w:sz="2" w:space="0" w:color="000000"/>
              <w:right w:val="single" w:sz="2" w:space="0" w:color="000000"/>
            </w:tcBorders>
          </w:tcPr>
          <w:p w14:paraId="4CBA3B45" w14:textId="45BF451A"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1F80B437" w14:textId="3194921C" w:rsidR="00A710D3" w:rsidRPr="008573A9" w:rsidRDefault="00802FC8" w:rsidP="00A710D3">
            <w:pPr>
              <w:ind w:left="10"/>
              <w:rPr>
                <w:sz w:val="24"/>
                <w:szCs w:val="24"/>
              </w:rPr>
            </w:pPr>
            <w:r>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278E55E8" w14:textId="18F3993B" w:rsidR="00A710D3" w:rsidRPr="008573A9" w:rsidRDefault="00A710D3" w:rsidP="00A710D3">
            <w:pPr>
              <w:ind w:left="19"/>
              <w:rPr>
                <w:sz w:val="24"/>
                <w:szCs w:val="24"/>
              </w:rPr>
            </w:pPr>
            <w:r w:rsidRPr="008573A9">
              <w:rPr>
                <w:sz w:val="24"/>
                <w:szCs w:val="24"/>
              </w:rPr>
              <w:t>Not null</w:t>
            </w:r>
          </w:p>
        </w:tc>
      </w:tr>
      <w:tr w:rsidR="00A710D3" w:rsidRPr="008573A9" w14:paraId="34C53492"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0CB9C806" w14:textId="1A0A4BD7" w:rsidR="00A710D3" w:rsidRDefault="00A710D3" w:rsidP="00A710D3">
            <w:pPr>
              <w:ind w:left="14"/>
              <w:rPr>
                <w:sz w:val="24"/>
                <w:szCs w:val="24"/>
              </w:rPr>
            </w:pPr>
            <w:r>
              <w:rPr>
                <w:sz w:val="24"/>
                <w:szCs w:val="24"/>
              </w:rPr>
              <w:t>8</w:t>
            </w:r>
          </w:p>
        </w:tc>
        <w:tc>
          <w:tcPr>
            <w:tcW w:w="2031" w:type="dxa"/>
            <w:tcBorders>
              <w:top w:val="single" w:sz="2" w:space="0" w:color="000000"/>
              <w:left w:val="single" w:sz="2" w:space="0" w:color="000000"/>
              <w:bottom w:val="single" w:sz="2" w:space="0" w:color="000000"/>
              <w:right w:val="single" w:sz="2" w:space="0" w:color="000000"/>
            </w:tcBorders>
          </w:tcPr>
          <w:p w14:paraId="4E3B5343" w14:textId="07E10310" w:rsidR="00A710D3" w:rsidRDefault="00802FC8" w:rsidP="00A710D3">
            <w:pPr>
              <w:ind w:left="14"/>
              <w:rPr>
                <w:sz w:val="24"/>
                <w:szCs w:val="24"/>
              </w:rPr>
            </w:pPr>
            <w:r>
              <w:rPr>
                <w:sz w:val="24"/>
                <w:szCs w:val="24"/>
              </w:rPr>
              <w:t>address</w:t>
            </w:r>
          </w:p>
        </w:tc>
        <w:tc>
          <w:tcPr>
            <w:tcW w:w="2035" w:type="dxa"/>
            <w:tcBorders>
              <w:top w:val="single" w:sz="2" w:space="0" w:color="000000"/>
              <w:left w:val="single" w:sz="2" w:space="0" w:color="000000"/>
              <w:bottom w:val="single" w:sz="2" w:space="0" w:color="000000"/>
              <w:right w:val="single" w:sz="2" w:space="0" w:color="000000"/>
            </w:tcBorders>
          </w:tcPr>
          <w:p w14:paraId="54F61D50" w14:textId="55CACFC2"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00CF5617" w14:textId="034944D6" w:rsidR="00A710D3" w:rsidRPr="008573A9" w:rsidRDefault="00802FC8" w:rsidP="00A710D3">
            <w:pPr>
              <w:ind w:left="10"/>
              <w:rPr>
                <w:sz w:val="24"/>
                <w:szCs w:val="24"/>
              </w:rPr>
            </w:pPr>
            <w:r>
              <w:rPr>
                <w:sz w:val="24"/>
                <w:szCs w:val="24"/>
              </w:rPr>
              <w:t>40</w:t>
            </w:r>
          </w:p>
        </w:tc>
        <w:tc>
          <w:tcPr>
            <w:tcW w:w="2032" w:type="dxa"/>
            <w:tcBorders>
              <w:top w:val="single" w:sz="2" w:space="0" w:color="000000"/>
              <w:left w:val="single" w:sz="2" w:space="0" w:color="000000"/>
              <w:bottom w:val="single" w:sz="2" w:space="0" w:color="000000"/>
              <w:right w:val="single" w:sz="2" w:space="0" w:color="000000"/>
            </w:tcBorders>
          </w:tcPr>
          <w:p w14:paraId="2D266388" w14:textId="1871B5EC" w:rsidR="00A710D3" w:rsidRPr="008573A9" w:rsidRDefault="00A710D3" w:rsidP="00A710D3">
            <w:pPr>
              <w:ind w:left="19"/>
              <w:rPr>
                <w:sz w:val="24"/>
                <w:szCs w:val="24"/>
              </w:rPr>
            </w:pPr>
            <w:r w:rsidRPr="008573A9">
              <w:rPr>
                <w:sz w:val="24"/>
                <w:szCs w:val="24"/>
              </w:rPr>
              <w:t>Not null</w:t>
            </w:r>
          </w:p>
        </w:tc>
      </w:tr>
      <w:tr w:rsidR="00A710D3" w:rsidRPr="008573A9" w14:paraId="50E12229"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0C7E940E" w14:textId="180C45C8" w:rsidR="00A710D3" w:rsidRDefault="00A710D3" w:rsidP="00A710D3">
            <w:pPr>
              <w:ind w:left="14"/>
              <w:rPr>
                <w:sz w:val="24"/>
                <w:szCs w:val="24"/>
              </w:rPr>
            </w:pPr>
            <w:r>
              <w:rPr>
                <w:sz w:val="24"/>
                <w:szCs w:val="24"/>
              </w:rPr>
              <w:t>9</w:t>
            </w:r>
          </w:p>
        </w:tc>
        <w:tc>
          <w:tcPr>
            <w:tcW w:w="2031" w:type="dxa"/>
            <w:tcBorders>
              <w:top w:val="single" w:sz="2" w:space="0" w:color="000000"/>
              <w:left w:val="single" w:sz="2" w:space="0" w:color="000000"/>
              <w:bottom w:val="single" w:sz="2" w:space="0" w:color="000000"/>
              <w:right w:val="single" w:sz="2" w:space="0" w:color="000000"/>
            </w:tcBorders>
          </w:tcPr>
          <w:p w14:paraId="6F029218" w14:textId="7CE1B767" w:rsidR="00A710D3" w:rsidRDefault="00802FC8" w:rsidP="00A710D3">
            <w:pPr>
              <w:ind w:left="14"/>
              <w:rPr>
                <w:sz w:val="24"/>
                <w:szCs w:val="24"/>
              </w:rPr>
            </w:pPr>
            <w:r>
              <w:rPr>
                <w:sz w:val="24"/>
                <w:szCs w:val="24"/>
              </w:rPr>
              <w:t>city</w:t>
            </w:r>
          </w:p>
        </w:tc>
        <w:tc>
          <w:tcPr>
            <w:tcW w:w="2035" w:type="dxa"/>
            <w:tcBorders>
              <w:top w:val="single" w:sz="2" w:space="0" w:color="000000"/>
              <w:left w:val="single" w:sz="2" w:space="0" w:color="000000"/>
              <w:bottom w:val="single" w:sz="2" w:space="0" w:color="000000"/>
              <w:right w:val="single" w:sz="2" w:space="0" w:color="000000"/>
            </w:tcBorders>
          </w:tcPr>
          <w:p w14:paraId="50ABA355" w14:textId="5A386E4B" w:rsidR="00A710D3" w:rsidRPr="008573A9" w:rsidRDefault="00A710D3" w:rsidP="00A710D3">
            <w:pPr>
              <w:ind w:left="5"/>
              <w:rPr>
                <w:sz w:val="24"/>
                <w:szCs w:val="24"/>
              </w:rPr>
            </w:pPr>
            <w:r w:rsidRPr="008573A9">
              <w:rPr>
                <w:sz w:val="24"/>
                <w:szCs w:val="24"/>
              </w:rPr>
              <w:t xml:space="preserve">Varchar </w:t>
            </w:r>
          </w:p>
        </w:tc>
        <w:tc>
          <w:tcPr>
            <w:tcW w:w="2031" w:type="dxa"/>
            <w:tcBorders>
              <w:top w:val="single" w:sz="2" w:space="0" w:color="000000"/>
              <w:left w:val="single" w:sz="2" w:space="0" w:color="000000"/>
              <w:bottom w:val="single" w:sz="2" w:space="0" w:color="000000"/>
              <w:right w:val="single" w:sz="2" w:space="0" w:color="000000"/>
            </w:tcBorders>
            <w:vAlign w:val="center"/>
          </w:tcPr>
          <w:p w14:paraId="63A5D8CE" w14:textId="4330D393" w:rsidR="00A710D3" w:rsidRPr="008573A9" w:rsidRDefault="00802FC8" w:rsidP="00A710D3">
            <w:pPr>
              <w:ind w:left="10"/>
              <w:rPr>
                <w:sz w:val="24"/>
                <w:szCs w:val="24"/>
              </w:rPr>
            </w:pPr>
            <w:r>
              <w:rPr>
                <w:sz w:val="24"/>
                <w:szCs w:val="24"/>
              </w:rPr>
              <w:t>25</w:t>
            </w:r>
          </w:p>
        </w:tc>
        <w:tc>
          <w:tcPr>
            <w:tcW w:w="2032" w:type="dxa"/>
            <w:tcBorders>
              <w:top w:val="single" w:sz="2" w:space="0" w:color="000000"/>
              <w:left w:val="single" w:sz="2" w:space="0" w:color="000000"/>
              <w:bottom w:val="single" w:sz="2" w:space="0" w:color="000000"/>
              <w:right w:val="single" w:sz="2" w:space="0" w:color="000000"/>
            </w:tcBorders>
          </w:tcPr>
          <w:p w14:paraId="6C7B4A5F" w14:textId="778F6D07" w:rsidR="00A710D3" w:rsidRPr="008573A9" w:rsidRDefault="00A710D3" w:rsidP="00A710D3">
            <w:pPr>
              <w:ind w:left="19"/>
              <w:rPr>
                <w:sz w:val="24"/>
                <w:szCs w:val="24"/>
              </w:rPr>
            </w:pPr>
            <w:r w:rsidRPr="008573A9">
              <w:rPr>
                <w:sz w:val="24"/>
                <w:szCs w:val="24"/>
              </w:rPr>
              <w:t>Not null</w:t>
            </w:r>
          </w:p>
        </w:tc>
      </w:tr>
      <w:tr w:rsidR="00A710D3" w:rsidRPr="008573A9" w14:paraId="29F78221"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67E85E47" w14:textId="3ED5232C" w:rsidR="00A710D3" w:rsidRDefault="00A710D3" w:rsidP="00A710D3">
            <w:pPr>
              <w:ind w:left="14"/>
              <w:rPr>
                <w:sz w:val="24"/>
                <w:szCs w:val="24"/>
              </w:rPr>
            </w:pPr>
            <w:r>
              <w:rPr>
                <w:sz w:val="24"/>
                <w:szCs w:val="24"/>
              </w:rPr>
              <w:t>10</w:t>
            </w:r>
          </w:p>
        </w:tc>
        <w:tc>
          <w:tcPr>
            <w:tcW w:w="2031" w:type="dxa"/>
            <w:tcBorders>
              <w:top w:val="single" w:sz="2" w:space="0" w:color="000000"/>
              <w:left w:val="single" w:sz="2" w:space="0" w:color="000000"/>
              <w:bottom w:val="single" w:sz="2" w:space="0" w:color="000000"/>
              <w:right w:val="single" w:sz="2" w:space="0" w:color="000000"/>
            </w:tcBorders>
          </w:tcPr>
          <w:p w14:paraId="5875AC66" w14:textId="3E982492" w:rsidR="00A710D3" w:rsidRDefault="00802FC8" w:rsidP="00A710D3">
            <w:pPr>
              <w:ind w:left="14"/>
              <w:rPr>
                <w:sz w:val="24"/>
                <w:szCs w:val="24"/>
              </w:rPr>
            </w:pPr>
            <w:proofErr w:type="spellStart"/>
            <w:r>
              <w:rPr>
                <w:sz w:val="24"/>
                <w:szCs w:val="24"/>
              </w:rPr>
              <w:t>pincode</w:t>
            </w:r>
            <w:proofErr w:type="spellEnd"/>
          </w:p>
        </w:tc>
        <w:tc>
          <w:tcPr>
            <w:tcW w:w="2035" w:type="dxa"/>
            <w:tcBorders>
              <w:top w:val="single" w:sz="2" w:space="0" w:color="000000"/>
              <w:left w:val="single" w:sz="2" w:space="0" w:color="000000"/>
              <w:bottom w:val="single" w:sz="2" w:space="0" w:color="000000"/>
              <w:right w:val="single" w:sz="2" w:space="0" w:color="000000"/>
            </w:tcBorders>
          </w:tcPr>
          <w:p w14:paraId="3563A065" w14:textId="5AE6903E"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4A0D0647" w14:textId="60B44821" w:rsidR="00A710D3" w:rsidRPr="008573A9" w:rsidRDefault="00802FC8" w:rsidP="00A710D3">
            <w:pPr>
              <w:ind w:left="10"/>
              <w:rPr>
                <w:sz w:val="24"/>
                <w:szCs w:val="24"/>
              </w:rPr>
            </w:pPr>
            <w:r>
              <w:rPr>
                <w:sz w:val="24"/>
                <w:szCs w:val="24"/>
              </w:rPr>
              <w:t>20</w:t>
            </w:r>
          </w:p>
        </w:tc>
        <w:tc>
          <w:tcPr>
            <w:tcW w:w="2032" w:type="dxa"/>
            <w:tcBorders>
              <w:top w:val="single" w:sz="2" w:space="0" w:color="000000"/>
              <w:left w:val="single" w:sz="2" w:space="0" w:color="000000"/>
              <w:bottom w:val="single" w:sz="2" w:space="0" w:color="000000"/>
              <w:right w:val="single" w:sz="2" w:space="0" w:color="000000"/>
            </w:tcBorders>
          </w:tcPr>
          <w:p w14:paraId="70B6A57C" w14:textId="2866B842" w:rsidR="00A710D3" w:rsidRPr="008573A9" w:rsidRDefault="00A710D3" w:rsidP="00A710D3">
            <w:pPr>
              <w:ind w:left="19"/>
              <w:rPr>
                <w:sz w:val="24"/>
                <w:szCs w:val="24"/>
              </w:rPr>
            </w:pPr>
            <w:r w:rsidRPr="008573A9">
              <w:rPr>
                <w:sz w:val="24"/>
                <w:szCs w:val="24"/>
              </w:rPr>
              <w:t>Not null</w:t>
            </w:r>
          </w:p>
        </w:tc>
      </w:tr>
      <w:tr w:rsidR="00A710D3" w:rsidRPr="008573A9" w14:paraId="2FDDDC14"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tcPr>
          <w:p w14:paraId="1747FE0A" w14:textId="2296684A" w:rsidR="00A710D3" w:rsidRDefault="00A710D3" w:rsidP="00A710D3">
            <w:pPr>
              <w:ind w:left="14"/>
              <w:rPr>
                <w:sz w:val="24"/>
                <w:szCs w:val="24"/>
              </w:rPr>
            </w:pPr>
            <w:r>
              <w:rPr>
                <w:sz w:val="24"/>
                <w:szCs w:val="24"/>
              </w:rPr>
              <w:t>11</w:t>
            </w:r>
          </w:p>
        </w:tc>
        <w:tc>
          <w:tcPr>
            <w:tcW w:w="2031" w:type="dxa"/>
            <w:tcBorders>
              <w:top w:val="single" w:sz="2" w:space="0" w:color="000000"/>
              <w:left w:val="single" w:sz="2" w:space="0" w:color="000000"/>
              <w:bottom w:val="single" w:sz="2" w:space="0" w:color="000000"/>
              <w:right w:val="single" w:sz="2" w:space="0" w:color="000000"/>
            </w:tcBorders>
          </w:tcPr>
          <w:p w14:paraId="3FE97523" w14:textId="0FADC06D" w:rsidR="00A710D3" w:rsidRDefault="00802FC8" w:rsidP="00A710D3">
            <w:pPr>
              <w:ind w:left="14"/>
              <w:rPr>
                <w:sz w:val="24"/>
                <w:szCs w:val="24"/>
              </w:rPr>
            </w:pPr>
            <w:r>
              <w:rPr>
                <w:sz w:val="24"/>
                <w:szCs w:val="24"/>
              </w:rPr>
              <w:t>state</w:t>
            </w:r>
          </w:p>
        </w:tc>
        <w:tc>
          <w:tcPr>
            <w:tcW w:w="2035" w:type="dxa"/>
            <w:tcBorders>
              <w:top w:val="single" w:sz="2" w:space="0" w:color="000000"/>
              <w:left w:val="single" w:sz="2" w:space="0" w:color="000000"/>
              <w:bottom w:val="single" w:sz="2" w:space="0" w:color="000000"/>
              <w:right w:val="single" w:sz="2" w:space="0" w:color="000000"/>
            </w:tcBorders>
          </w:tcPr>
          <w:p w14:paraId="7A3F9FB2" w14:textId="1BEFD5B7" w:rsidR="00A710D3" w:rsidRPr="008573A9" w:rsidRDefault="00A710D3" w:rsidP="00A710D3">
            <w:pPr>
              <w:ind w:left="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75DE63A6" w14:textId="575F50CF" w:rsidR="00A710D3" w:rsidRPr="008573A9" w:rsidRDefault="00802FC8" w:rsidP="00A710D3">
            <w:pPr>
              <w:ind w:left="10"/>
              <w:rPr>
                <w:sz w:val="24"/>
                <w:szCs w:val="24"/>
              </w:rPr>
            </w:pPr>
            <w:r>
              <w:rPr>
                <w:sz w:val="24"/>
                <w:szCs w:val="24"/>
              </w:rPr>
              <w:t>25</w:t>
            </w:r>
          </w:p>
        </w:tc>
        <w:tc>
          <w:tcPr>
            <w:tcW w:w="2032" w:type="dxa"/>
            <w:tcBorders>
              <w:top w:val="single" w:sz="2" w:space="0" w:color="000000"/>
              <w:left w:val="single" w:sz="2" w:space="0" w:color="000000"/>
              <w:bottom w:val="single" w:sz="2" w:space="0" w:color="000000"/>
              <w:right w:val="single" w:sz="2" w:space="0" w:color="000000"/>
            </w:tcBorders>
          </w:tcPr>
          <w:p w14:paraId="6FA1DE66" w14:textId="111CCBCB" w:rsidR="00A710D3" w:rsidRPr="008573A9" w:rsidRDefault="00A710D3" w:rsidP="00A710D3">
            <w:pPr>
              <w:ind w:left="19"/>
              <w:rPr>
                <w:sz w:val="24"/>
                <w:szCs w:val="24"/>
              </w:rPr>
            </w:pPr>
            <w:r w:rsidRPr="008573A9">
              <w:rPr>
                <w:sz w:val="24"/>
                <w:szCs w:val="24"/>
              </w:rPr>
              <w:t>Not null</w:t>
            </w:r>
          </w:p>
        </w:tc>
      </w:tr>
    </w:tbl>
    <w:p w14:paraId="1B48821C" w14:textId="77777777" w:rsidR="003A2C4E" w:rsidRDefault="003A2C4E" w:rsidP="00F044F5">
      <w:pPr>
        <w:spacing w:after="3" w:line="265" w:lineRule="auto"/>
        <w:rPr>
          <w:sz w:val="24"/>
          <w:szCs w:val="24"/>
        </w:rPr>
      </w:pPr>
    </w:p>
    <w:p w14:paraId="47B42C89" w14:textId="77777777" w:rsidR="003A2C4E" w:rsidRDefault="003A2C4E" w:rsidP="003A2C4E">
      <w:pPr>
        <w:spacing w:after="3" w:line="265" w:lineRule="auto"/>
        <w:rPr>
          <w:sz w:val="24"/>
          <w:szCs w:val="24"/>
        </w:rPr>
      </w:pPr>
    </w:p>
    <w:p w14:paraId="661D5EBB" w14:textId="3113DEE4" w:rsidR="003A2C4E" w:rsidRPr="00CC7FAD" w:rsidRDefault="003A2C4E" w:rsidP="003A2C4E">
      <w:pPr>
        <w:spacing w:after="3" w:line="265" w:lineRule="auto"/>
        <w:rPr>
          <w:rFonts w:ascii="Times New Roman" w:hAnsi="Times New Roman" w:cs="Times New Roman"/>
          <w:sz w:val="32"/>
          <w:szCs w:val="32"/>
        </w:rPr>
      </w:pPr>
      <w:r w:rsidRPr="00CC7FAD">
        <w:rPr>
          <w:sz w:val="32"/>
          <w:szCs w:val="32"/>
        </w:rPr>
        <w:t xml:space="preserve"> </w:t>
      </w:r>
      <w:r w:rsidRPr="00CC7FAD">
        <w:rPr>
          <w:rFonts w:ascii="Times New Roman" w:hAnsi="Times New Roman" w:cs="Times New Roman"/>
          <w:sz w:val="32"/>
          <w:szCs w:val="32"/>
        </w:rPr>
        <w:t>4</w:t>
      </w:r>
      <w:r w:rsidR="00F044F5" w:rsidRPr="00CC7FAD">
        <w:rPr>
          <w:rFonts w:ascii="Times New Roman" w:hAnsi="Times New Roman" w:cs="Times New Roman"/>
          <w:sz w:val="32"/>
          <w:szCs w:val="32"/>
        </w:rPr>
        <w:t>.Signuptwo</w:t>
      </w:r>
    </w:p>
    <w:p w14:paraId="0FC81968" w14:textId="77777777" w:rsidR="003A2C4E" w:rsidRDefault="003A2C4E" w:rsidP="003A2C4E">
      <w:pPr>
        <w:spacing w:after="3" w:line="265" w:lineRule="auto"/>
        <w:ind w:left="120" w:hanging="10"/>
        <w:rPr>
          <w:sz w:val="24"/>
          <w:szCs w:val="24"/>
        </w:rPr>
      </w:pPr>
    </w:p>
    <w:tbl>
      <w:tblPr>
        <w:tblStyle w:val="TableGrid"/>
        <w:tblW w:w="10220" w:type="dxa"/>
        <w:tblInd w:w="-429" w:type="dxa"/>
        <w:tblCellMar>
          <w:top w:w="62" w:type="dxa"/>
          <w:left w:w="109" w:type="dxa"/>
          <w:right w:w="115" w:type="dxa"/>
        </w:tblCellMar>
        <w:tblLook w:val="04A0" w:firstRow="1" w:lastRow="0" w:firstColumn="1" w:lastColumn="0" w:noHBand="0" w:noVBand="1"/>
      </w:tblPr>
      <w:tblGrid>
        <w:gridCol w:w="2043"/>
        <w:gridCol w:w="2043"/>
        <w:gridCol w:w="2048"/>
        <w:gridCol w:w="2043"/>
        <w:gridCol w:w="2043"/>
      </w:tblGrid>
      <w:tr w:rsidR="003A2C4E" w:rsidRPr="008573A9" w14:paraId="56B3F4FB"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0A836CB9" w14:textId="25D0D034" w:rsidR="003A2C4E" w:rsidRPr="008573A9" w:rsidRDefault="005F64E9" w:rsidP="003E49EB">
            <w:pPr>
              <w:ind w:left="16"/>
              <w:rPr>
                <w:sz w:val="24"/>
                <w:szCs w:val="24"/>
              </w:rPr>
            </w:pPr>
            <w:r>
              <w:rPr>
                <w:sz w:val="24"/>
                <w:szCs w:val="24"/>
              </w:rPr>
              <w:t>Sr. No</w:t>
            </w:r>
          </w:p>
        </w:tc>
        <w:tc>
          <w:tcPr>
            <w:tcW w:w="2043" w:type="dxa"/>
            <w:tcBorders>
              <w:top w:val="single" w:sz="2" w:space="0" w:color="000000"/>
              <w:left w:val="single" w:sz="2" w:space="0" w:color="000000"/>
              <w:bottom w:val="single" w:sz="2" w:space="0" w:color="000000"/>
              <w:right w:val="single" w:sz="2" w:space="0" w:color="000000"/>
            </w:tcBorders>
            <w:vAlign w:val="center"/>
          </w:tcPr>
          <w:p w14:paraId="6EEEA2B0" w14:textId="77777777" w:rsidR="003A2C4E" w:rsidRPr="008573A9" w:rsidRDefault="003A2C4E" w:rsidP="003E49EB">
            <w:pPr>
              <w:ind w:left="25"/>
              <w:rPr>
                <w:sz w:val="24"/>
                <w:szCs w:val="24"/>
              </w:rPr>
            </w:pPr>
            <w:r w:rsidRPr="008573A9">
              <w:rPr>
                <w:sz w:val="24"/>
                <w:szCs w:val="24"/>
              </w:rPr>
              <w:t>Field name</w:t>
            </w:r>
          </w:p>
        </w:tc>
        <w:tc>
          <w:tcPr>
            <w:tcW w:w="2048" w:type="dxa"/>
            <w:tcBorders>
              <w:top w:val="single" w:sz="2" w:space="0" w:color="000000"/>
              <w:left w:val="single" w:sz="2" w:space="0" w:color="000000"/>
              <w:bottom w:val="single" w:sz="2" w:space="0" w:color="000000"/>
              <w:right w:val="single" w:sz="2" w:space="0" w:color="000000"/>
            </w:tcBorders>
            <w:vAlign w:val="center"/>
          </w:tcPr>
          <w:p w14:paraId="53E41D97" w14:textId="77777777" w:rsidR="003A2C4E" w:rsidRPr="008573A9" w:rsidRDefault="003A2C4E" w:rsidP="003E49EB">
            <w:pPr>
              <w:ind w:left="25"/>
              <w:rPr>
                <w:sz w:val="24"/>
                <w:szCs w:val="24"/>
              </w:rPr>
            </w:pPr>
            <w:r w:rsidRPr="008573A9">
              <w:rPr>
                <w:sz w:val="24"/>
                <w:szCs w:val="24"/>
              </w:rPr>
              <w:t>Datatype</w:t>
            </w:r>
          </w:p>
        </w:tc>
        <w:tc>
          <w:tcPr>
            <w:tcW w:w="2043" w:type="dxa"/>
            <w:tcBorders>
              <w:top w:val="single" w:sz="2" w:space="0" w:color="000000"/>
              <w:left w:val="single" w:sz="2" w:space="0" w:color="000000"/>
              <w:bottom w:val="single" w:sz="2" w:space="0" w:color="000000"/>
              <w:right w:val="single" w:sz="2" w:space="0" w:color="000000"/>
            </w:tcBorders>
          </w:tcPr>
          <w:p w14:paraId="71501A2C" w14:textId="77777777" w:rsidR="003A2C4E" w:rsidRPr="008573A9" w:rsidRDefault="003A2C4E" w:rsidP="003E49EB">
            <w:pPr>
              <w:rPr>
                <w:sz w:val="24"/>
                <w:szCs w:val="24"/>
              </w:rPr>
            </w:pPr>
            <w:r w:rsidRPr="008573A9">
              <w:rPr>
                <w:sz w:val="24"/>
                <w:szCs w:val="24"/>
              </w:rPr>
              <w:t>Width</w:t>
            </w:r>
          </w:p>
        </w:tc>
        <w:tc>
          <w:tcPr>
            <w:tcW w:w="2043" w:type="dxa"/>
            <w:tcBorders>
              <w:top w:val="single" w:sz="2" w:space="0" w:color="000000"/>
              <w:left w:val="single" w:sz="2" w:space="0" w:color="000000"/>
              <w:bottom w:val="single" w:sz="2" w:space="0" w:color="000000"/>
              <w:right w:val="single" w:sz="2" w:space="0" w:color="000000"/>
            </w:tcBorders>
          </w:tcPr>
          <w:p w14:paraId="2908EE8A" w14:textId="77777777" w:rsidR="003A2C4E" w:rsidRPr="008573A9" w:rsidRDefault="003A2C4E" w:rsidP="003E49EB">
            <w:pPr>
              <w:ind w:left="10"/>
              <w:rPr>
                <w:sz w:val="24"/>
                <w:szCs w:val="24"/>
              </w:rPr>
            </w:pPr>
            <w:r w:rsidRPr="008573A9">
              <w:rPr>
                <w:sz w:val="24"/>
                <w:szCs w:val="24"/>
              </w:rPr>
              <w:t>Constraint</w:t>
            </w:r>
          </w:p>
        </w:tc>
      </w:tr>
      <w:tr w:rsidR="00F044F5" w:rsidRPr="008573A9" w14:paraId="0E641308" w14:textId="77777777" w:rsidTr="003E49EB">
        <w:trPr>
          <w:trHeight w:val="544"/>
        </w:trPr>
        <w:tc>
          <w:tcPr>
            <w:tcW w:w="2043" w:type="dxa"/>
            <w:tcBorders>
              <w:top w:val="single" w:sz="2" w:space="0" w:color="000000"/>
              <w:left w:val="single" w:sz="2" w:space="0" w:color="000000"/>
              <w:bottom w:val="single" w:sz="2" w:space="0" w:color="000000"/>
              <w:right w:val="single" w:sz="2" w:space="0" w:color="000000"/>
            </w:tcBorders>
          </w:tcPr>
          <w:p w14:paraId="50CA1AA6" w14:textId="77777777" w:rsidR="00F044F5" w:rsidRPr="008573A9" w:rsidRDefault="00F044F5" w:rsidP="00F044F5">
            <w:pPr>
              <w:ind w:left="16"/>
              <w:rPr>
                <w:sz w:val="24"/>
                <w:szCs w:val="24"/>
              </w:rPr>
            </w:pPr>
            <w:r w:rsidRPr="008573A9">
              <w:rPr>
                <w:sz w:val="24"/>
                <w:szCs w:val="24"/>
              </w:rPr>
              <w:t>1</w:t>
            </w:r>
          </w:p>
        </w:tc>
        <w:tc>
          <w:tcPr>
            <w:tcW w:w="2043" w:type="dxa"/>
            <w:tcBorders>
              <w:top w:val="single" w:sz="2" w:space="0" w:color="000000"/>
              <w:left w:val="single" w:sz="2" w:space="0" w:color="000000"/>
              <w:bottom w:val="single" w:sz="2" w:space="0" w:color="000000"/>
              <w:right w:val="single" w:sz="2" w:space="0" w:color="000000"/>
            </w:tcBorders>
            <w:vAlign w:val="center"/>
          </w:tcPr>
          <w:p w14:paraId="746D277F" w14:textId="6FBDB21F" w:rsidR="00F044F5" w:rsidRPr="008573A9" w:rsidRDefault="005F64E9" w:rsidP="00F044F5">
            <w:pPr>
              <w:ind w:left="25"/>
              <w:rPr>
                <w:sz w:val="24"/>
                <w:szCs w:val="24"/>
              </w:rPr>
            </w:pPr>
            <w:proofErr w:type="spellStart"/>
            <w:r>
              <w:rPr>
                <w:sz w:val="24"/>
                <w:szCs w:val="24"/>
              </w:rPr>
              <w:t>formno</w:t>
            </w:r>
            <w:proofErr w:type="spellEnd"/>
          </w:p>
        </w:tc>
        <w:tc>
          <w:tcPr>
            <w:tcW w:w="2048" w:type="dxa"/>
            <w:tcBorders>
              <w:top w:val="single" w:sz="2" w:space="0" w:color="000000"/>
              <w:left w:val="single" w:sz="2" w:space="0" w:color="000000"/>
              <w:bottom w:val="single" w:sz="2" w:space="0" w:color="000000"/>
              <w:right w:val="single" w:sz="2" w:space="0" w:color="000000"/>
            </w:tcBorders>
            <w:vAlign w:val="center"/>
          </w:tcPr>
          <w:p w14:paraId="1A912122" w14:textId="41F5AA90"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4CB0E1B4" w14:textId="5F077DCB"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38CF93C1" w14:textId="13094C6E" w:rsidR="00F044F5" w:rsidRPr="008573A9" w:rsidRDefault="00F044F5" w:rsidP="00F044F5">
            <w:pPr>
              <w:ind w:left="19"/>
              <w:rPr>
                <w:sz w:val="24"/>
                <w:szCs w:val="24"/>
              </w:rPr>
            </w:pPr>
            <w:r w:rsidRPr="008573A9">
              <w:rPr>
                <w:sz w:val="24"/>
                <w:szCs w:val="24"/>
              </w:rPr>
              <w:t>Not null</w:t>
            </w:r>
          </w:p>
        </w:tc>
      </w:tr>
      <w:tr w:rsidR="00F044F5" w:rsidRPr="008573A9" w14:paraId="68D9F6A1" w14:textId="77777777" w:rsidTr="003E49EB">
        <w:trPr>
          <w:trHeight w:val="551"/>
        </w:trPr>
        <w:tc>
          <w:tcPr>
            <w:tcW w:w="2043" w:type="dxa"/>
            <w:tcBorders>
              <w:top w:val="single" w:sz="2" w:space="0" w:color="000000"/>
              <w:left w:val="single" w:sz="2" w:space="0" w:color="000000"/>
              <w:bottom w:val="single" w:sz="2" w:space="0" w:color="000000"/>
              <w:right w:val="single" w:sz="2" w:space="0" w:color="000000"/>
            </w:tcBorders>
            <w:vAlign w:val="center"/>
          </w:tcPr>
          <w:p w14:paraId="303ACB0F" w14:textId="77777777" w:rsidR="00F044F5" w:rsidRPr="008573A9" w:rsidRDefault="00F044F5" w:rsidP="00F044F5">
            <w:pPr>
              <w:ind w:left="16"/>
              <w:rPr>
                <w:sz w:val="24"/>
                <w:szCs w:val="24"/>
              </w:rPr>
            </w:pPr>
            <w:r w:rsidRPr="008573A9">
              <w:rPr>
                <w:sz w:val="24"/>
                <w:szCs w:val="24"/>
              </w:rPr>
              <w:t>2</w:t>
            </w:r>
          </w:p>
        </w:tc>
        <w:tc>
          <w:tcPr>
            <w:tcW w:w="2043" w:type="dxa"/>
            <w:tcBorders>
              <w:top w:val="single" w:sz="2" w:space="0" w:color="000000"/>
              <w:left w:val="single" w:sz="2" w:space="0" w:color="000000"/>
              <w:bottom w:val="single" w:sz="2" w:space="0" w:color="000000"/>
              <w:right w:val="single" w:sz="2" w:space="0" w:color="000000"/>
            </w:tcBorders>
            <w:vAlign w:val="center"/>
          </w:tcPr>
          <w:p w14:paraId="5A8CDE48" w14:textId="6F9B19E5" w:rsidR="00F044F5" w:rsidRPr="008573A9" w:rsidRDefault="005F64E9" w:rsidP="00F044F5">
            <w:pPr>
              <w:ind w:left="25"/>
              <w:rPr>
                <w:sz w:val="24"/>
                <w:szCs w:val="24"/>
              </w:rPr>
            </w:pPr>
            <w:r>
              <w:rPr>
                <w:sz w:val="24"/>
                <w:szCs w:val="24"/>
              </w:rPr>
              <w:t>religion</w:t>
            </w:r>
          </w:p>
        </w:tc>
        <w:tc>
          <w:tcPr>
            <w:tcW w:w="2048" w:type="dxa"/>
            <w:tcBorders>
              <w:top w:val="single" w:sz="2" w:space="0" w:color="000000"/>
              <w:left w:val="single" w:sz="2" w:space="0" w:color="000000"/>
              <w:bottom w:val="single" w:sz="2" w:space="0" w:color="000000"/>
              <w:right w:val="single" w:sz="2" w:space="0" w:color="000000"/>
            </w:tcBorders>
            <w:vAlign w:val="center"/>
          </w:tcPr>
          <w:p w14:paraId="69385635" w14:textId="7FCA4B64"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3150183B" w14:textId="4DED1A89"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68BE5544" w14:textId="77777777" w:rsidR="00F044F5" w:rsidRPr="008573A9" w:rsidRDefault="00F044F5" w:rsidP="00F044F5">
            <w:pPr>
              <w:ind w:left="19"/>
              <w:rPr>
                <w:sz w:val="24"/>
                <w:szCs w:val="24"/>
              </w:rPr>
            </w:pPr>
            <w:r w:rsidRPr="008573A9">
              <w:rPr>
                <w:sz w:val="24"/>
                <w:szCs w:val="24"/>
              </w:rPr>
              <w:t>Not null</w:t>
            </w:r>
          </w:p>
        </w:tc>
      </w:tr>
      <w:tr w:rsidR="00F044F5" w:rsidRPr="008573A9" w14:paraId="43B20FD4"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0CD77208" w14:textId="77777777" w:rsidR="00F044F5" w:rsidRPr="008573A9" w:rsidRDefault="00F044F5" w:rsidP="00F044F5">
            <w:pPr>
              <w:ind w:left="16"/>
              <w:rPr>
                <w:sz w:val="24"/>
                <w:szCs w:val="24"/>
              </w:rPr>
            </w:pPr>
            <w:r w:rsidRPr="008573A9">
              <w:rPr>
                <w:sz w:val="24"/>
                <w:szCs w:val="24"/>
              </w:rPr>
              <w:t>3</w:t>
            </w:r>
          </w:p>
        </w:tc>
        <w:tc>
          <w:tcPr>
            <w:tcW w:w="2043" w:type="dxa"/>
            <w:tcBorders>
              <w:top w:val="single" w:sz="2" w:space="0" w:color="000000"/>
              <w:left w:val="single" w:sz="2" w:space="0" w:color="000000"/>
              <w:bottom w:val="single" w:sz="2" w:space="0" w:color="000000"/>
              <w:right w:val="single" w:sz="2" w:space="0" w:color="000000"/>
            </w:tcBorders>
          </w:tcPr>
          <w:p w14:paraId="403E53D4" w14:textId="388EA2DF" w:rsidR="00F044F5" w:rsidRPr="008573A9" w:rsidRDefault="005F64E9" w:rsidP="00F044F5">
            <w:pPr>
              <w:ind w:left="25"/>
              <w:rPr>
                <w:sz w:val="24"/>
                <w:szCs w:val="24"/>
              </w:rPr>
            </w:pPr>
            <w:r>
              <w:rPr>
                <w:sz w:val="24"/>
                <w:szCs w:val="24"/>
              </w:rPr>
              <w:t>category</w:t>
            </w:r>
          </w:p>
        </w:tc>
        <w:tc>
          <w:tcPr>
            <w:tcW w:w="2048" w:type="dxa"/>
            <w:tcBorders>
              <w:top w:val="single" w:sz="2" w:space="0" w:color="000000"/>
              <w:left w:val="single" w:sz="2" w:space="0" w:color="000000"/>
              <w:bottom w:val="single" w:sz="2" w:space="0" w:color="000000"/>
              <w:right w:val="single" w:sz="2" w:space="0" w:color="000000"/>
            </w:tcBorders>
            <w:vAlign w:val="center"/>
          </w:tcPr>
          <w:p w14:paraId="3222CB53" w14:textId="77777777"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7BDF0AC9" w14:textId="0A03507F"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36ADC6D8" w14:textId="77777777" w:rsidR="00F044F5" w:rsidRPr="008573A9" w:rsidRDefault="00F044F5" w:rsidP="00F044F5">
            <w:pPr>
              <w:ind w:left="19"/>
              <w:rPr>
                <w:sz w:val="24"/>
                <w:szCs w:val="24"/>
              </w:rPr>
            </w:pPr>
            <w:r w:rsidRPr="008573A9">
              <w:rPr>
                <w:sz w:val="24"/>
                <w:szCs w:val="24"/>
              </w:rPr>
              <w:t>Not null</w:t>
            </w:r>
          </w:p>
        </w:tc>
      </w:tr>
      <w:tr w:rsidR="00F044F5" w:rsidRPr="008573A9" w14:paraId="5C808971"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45D6BF3C" w14:textId="6784D76D" w:rsidR="00F044F5" w:rsidRPr="008573A9" w:rsidRDefault="00F044F5" w:rsidP="00F044F5">
            <w:pPr>
              <w:ind w:left="16"/>
              <w:rPr>
                <w:sz w:val="24"/>
                <w:szCs w:val="24"/>
              </w:rPr>
            </w:pPr>
            <w:r>
              <w:rPr>
                <w:sz w:val="24"/>
                <w:szCs w:val="24"/>
              </w:rPr>
              <w:t>4</w:t>
            </w:r>
          </w:p>
        </w:tc>
        <w:tc>
          <w:tcPr>
            <w:tcW w:w="2043" w:type="dxa"/>
            <w:tcBorders>
              <w:top w:val="single" w:sz="2" w:space="0" w:color="000000"/>
              <w:left w:val="single" w:sz="2" w:space="0" w:color="000000"/>
              <w:bottom w:val="single" w:sz="2" w:space="0" w:color="000000"/>
              <w:right w:val="single" w:sz="2" w:space="0" w:color="000000"/>
            </w:tcBorders>
          </w:tcPr>
          <w:p w14:paraId="5A73323E" w14:textId="1CF9A9B6" w:rsidR="00F044F5" w:rsidRDefault="005F64E9" w:rsidP="00F044F5">
            <w:pPr>
              <w:ind w:left="25"/>
              <w:rPr>
                <w:sz w:val="24"/>
                <w:szCs w:val="24"/>
              </w:rPr>
            </w:pPr>
            <w:r>
              <w:rPr>
                <w:sz w:val="24"/>
                <w:szCs w:val="24"/>
              </w:rPr>
              <w:t>income</w:t>
            </w:r>
          </w:p>
        </w:tc>
        <w:tc>
          <w:tcPr>
            <w:tcW w:w="2048" w:type="dxa"/>
            <w:tcBorders>
              <w:top w:val="single" w:sz="2" w:space="0" w:color="000000"/>
              <w:left w:val="single" w:sz="2" w:space="0" w:color="000000"/>
              <w:bottom w:val="single" w:sz="2" w:space="0" w:color="000000"/>
              <w:right w:val="single" w:sz="2" w:space="0" w:color="000000"/>
            </w:tcBorders>
            <w:vAlign w:val="center"/>
          </w:tcPr>
          <w:p w14:paraId="105B5F60" w14:textId="089D2464"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1C669A1A" w14:textId="48E3C3F8"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2732A213" w14:textId="65A5DD34" w:rsidR="00F044F5" w:rsidRPr="008573A9" w:rsidRDefault="00F044F5" w:rsidP="00F044F5">
            <w:pPr>
              <w:ind w:left="19"/>
              <w:rPr>
                <w:sz w:val="24"/>
                <w:szCs w:val="24"/>
              </w:rPr>
            </w:pPr>
            <w:r w:rsidRPr="008573A9">
              <w:rPr>
                <w:sz w:val="24"/>
                <w:szCs w:val="24"/>
              </w:rPr>
              <w:t>Not null</w:t>
            </w:r>
          </w:p>
        </w:tc>
      </w:tr>
      <w:tr w:rsidR="00F044F5" w:rsidRPr="008573A9" w14:paraId="05E02002"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4A25AC63" w14:textId="6E4960B0" w:rsidR="00F044F5" w:rsidRPr="008573A9" w:rsidRDefault="00F044F5" w:rsidP="00F044F5">
            <w:pPr>
              <w:ind w:left="16"/>
              <w:rPr>
                <w:sz w:val="24"/>
                <w:szCs w:val="24"/>
              </w:rPr>
            </w:pPr>
            <w:r>
              <w:rPr>
                <w:sz w:val="24"/>
                <w:szCs w:val="24"/>
              </w:rPr>
              <w:t>5</w:t>
            </w:r>
          </w:p>
        </w:tc>
        <w:tc>
          <w:tcPr>
            <w:tcW w:w="2043" w:type="dxa"/>
            <w:tcBorders>
              <w:top w:val="single" w:sz="2" w:space="0" w:color="000000"/>
              <w:left w:val="single" w:sz="2" w:space="0" w:color="000000"/>
              <w:bottom w:val="single" w:sz="2" w:space="0" w:color="000000"/>
              <w:right w:val="single" w:sz="2" w:space="0" w:color="000000"/>
            </w:tcBorders>
          </w:tcPr>
          <w:p w14:paraId="225320DE" w14:textId="0D1472B8" w:rsidR="00F044F5" w:rsidRDefault="005F64E9" w:rsidP="00F044F5">
            <w:pPr>
              <w:ind w:left="25"/>
              <w:rPr>
                <w:sz w:val="24"/>
                <w:szCs w:val="24"/>
              </w:rPr>
            </w:pPr>
            <w:r>
              <w:rPr>
                <w:sz w:val="24"/>
                <w:szCs w:val="24"/>
              </w:rPr>
              <w:t>education</w:t>
            </w:r>
          </w:p>
        </w:tc>
        <w:tc>
          <w:tcPr>
            <w:tcW w:w="2048" w:type="dxa"/>
            <w:tcBorders>
              <w:top w:val="single" w:sz="2" w:space="0" w:color="000000"/>
              <w:left w:val="single" w:sz="2" w:space="0" w:color="000000"/>
              <w:bottom w:val="single" w:sz="2" w:space="0" w:color="000000"/>
              <w:right w:val="single" w:sz="2" w:space="0" w:color="000000"/>
            </w:tcBorders>
            <w:vAlign w:val="center"/>
          </w:tcPr>
          <w:p w14:paraId="6A20A263" w14:textId="0F89CE26"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0102A395" w14:textId="45542E9F"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5D4A4905" w14:textId="48F000F0" w:rsidR="00F044F5" w:rsidRPr="008573A9" w:rsidRDefault="00F044F5" w:rsidP="00F044F5">
            <w:pPr>
              <w:ind w:left="19"/>
              <w:rPr>
                <w:sz w:val="24"/>
                <w:szCs w:val="24"/>
              </w:rPr>
            </w:pPr>
            <w:r w:rsidRPr="008573A9">
              <w:rPr>
                <w:sz w:val="24"/>
                <w:szCs w:val="24"/>
              </w:rPr>
              <w:t>Not null</w:t>
            </w:r>
          </w:p>
        </w:tc>
      </w:tr>
      <w:tr w:rsidR="00F044F5" w:rsidRPr="008573A9" w14:paraId="4FEB028D"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0238ADD8" w14:textId="100F35F4" w:rsidR="00F044F5" w:rsidRPr="008573A9" w:rsidRDefault="00F044F5" w:rsidP="00F044F5">
            <w:pPr>
              <w:ind w:left="16"/>
              <w:rPr>
                <w:sz w:val="24"/>
                <w:szCs w:val="24"/>
              </w:rPr>
            </w:pPr>
            <w:r>
              <w:rPr>
                <w:sz w:val="24"/>
                <w:szCs w:val="24"/>
              </w:rPr>
              <w:t>6</w:t>
            </w:r>
          </w:p>
        </w:tc>
        <w:tc>
          <w:tcPr>
            <w:tcW w:w="2043" w:type="dxa"/>
            <w:tcBorders>
              <w:top w:val="single" w:sz="2" w:space="0" w:color="000000"/>
              <w:left w:val="single" w:sz="2" w:space="0" w:color="000000"/>
              <w:bottom w:val="single" w:sz="2" w:space="0" w:color="000000"/>
              <w:right w:val="single" w:sz="2" w:space="0" w:color="000000"/>
            </w:tcBorders>
          </w:tcPr>
          <w:p w14:paraId="5371E506" w14:textId="32C8C4C7" w:rsidR="00F044F5" w:rsidRDefault="005F64E9" w:rsidP="00F044F5">
            <w:pPr>
              <w:ind w:left="25"/>
              <w:rPr>
                <w:sz w:val="24"/>
                <w:szCs w:val="24"/>
              </w:rPr>
            </w:pPr>
            <w:r>
              <w:rPr>
                <w:sz w:val="24"/>
                <w:szCs w:val="24"/>
              </w:rPr>
              <w:t>occupation</w:t>
            </w:r>
          </w:p>
        </w:tc>
        <w:tc>
          <w:tcPr>
            <w:tcW w:w="2048" w:type="dxa"/>
            <w:tcBorders>
              <w:top w:val="single" w:sz="2" w:space="0" w:color="000000"/>
              <w:left w:val="single" w:sz="2" w:space="0" w:color="000000"/>
              <w:bottom w:val="single" w:sz="2" w:space="0" w:color="000000"/>
              <w:right w:val="single" w:sz="2" w:space="0" w:color="000000"/>
            </w:tcBorders>
            <w:vAlign w:val="center"/>
          </w:tcPr>
          <w:p w14:paraId="536C01CE" w14:textId="34B635A9"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718E1885" w14:textId="4E66F14F"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734F9A9A" w14:textId="2966EAC9" w:rsidR="00F044F5" w:rsidRPr="008573A9" w:rsidRDefault="00F044F5" w:rsidP="00F044F5">
            <w:pPr>
              <w:ind w:left="19"/>
              <w:rPr>
                <w:sz w:val="24"/>
                <w:szCs w:val="24"/>
              </w:rPr>
            </w:pPr>
            <w:r w:rsidRPr="008573A9">
              <w:rPr>
                <w:sz w:val="24"/>
                <w:szCs w:val="24"/>
              </w:rPr>
              <w:t>Not null</w:t>
            </w:r>
          </w:p>
        </w:tc>
      </w:tr>
      <w:tr w:rsidR="00F044F5" w:rsidRPr="008573A9" w14:paraId="1D05BD74"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05CDB7C3" w14:textId="3295886A" w:rsidR="00F044F5" w:rsidRPr="008573A9" w:rsidRDefault="00F044F5" w:rsidP="00F044F5">
            <w:pPr>
              <w:ind w:left="16"/>
              <w:rPr>
                <w:sz w:val="24"/>
                <w:szCs w:val="24"/>
              </w:rPr>
            </w:pPr>
            <w:r>
              <w:rPr>
                <w:sz w:val="24"/>
                <w:szCs w:val="24"/>
              </w:rPr>
              <w:lastRenderedPageBreak/>
              <w:t>7</w:t>
            </w:r>
          </w:p>
        </w:tc>
        <w:tc>
          <w:tcPr>
            <w:tcW w:w="2043" w:type="dxa"/>
            <w:tcBorders>
              <w:top w:val="single" w:sz="2" w:space="0" w:color="000000"/>
              <w:left w:val="single" w:sz="2" w:space="0" w:color="000000"/>
              <w:bottom w:val="single" w:sz="2" w:space="0" w:color="000000"/>
              <w:right w:val="single" w:sz="2" w:space="0" w:color="000000"/>
            </w:tcBorders>
          </w:tcPr>
          <w:p w14:paraId="400F73D4" w14:textId="5EEE4921" w:rsidR="00F044F5" w:rsidRDefault="005F64E9" w:rsidP="00F044F5">
            <w:pPr>
              <w:ind w:left="25"/>
              <w:rPr>
                <w:sz w:val="24"/>
                <w:szCs w:val="24"/>
              </w:rPr>
            </w:pPr>
            <w:r>
              <w:rPr>
                <w:sz w:val="24"/>
                <w:szCs w:val="24"/>
              </w:rPr>
              <w:t>pan</w:t>
            </w:r>
          </w:p>
        </w:tc>
        <w:tc>
          <w:tcPr>
            <w:tcW w:w="2048" w:type="dxa"/>
            <w:tcBorders>
              <w:top w:val="single" w:sz="2" w:space="0" w:color="000000"/>
              <w:left w:val="single" w:sz="2" w:space="0" w:color="000000"/>
              <w:bottom w:val="single" w:sz="2" w:space="0" w:color="000000"/>
              <w:right w:val="single" w:sz="2" w:space="0" w:color="000000"/>
            </w:tcBorders>
            <w:vAlign w:val="center"/>
          </w:tcPr>
          <w:p w14:paraId="2BDB6A80" w14:textId="4D357487"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1B918C37" w14:textId="7BFC5D29"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39BCDA0B" w14:textId="2C8D3613" w:rsidR="00F044F5" w:rsidRPr="008573A9" w:rsidRDefault="00F044F5" w:rsidP="00F044F5">
            <w:pPr>
              <w:ind w:left="19"/>
              <w:rPr>
                <w:sz w:val="24"/>
                <w:szCs w:val="24"/>
              </w:rPr>
            </w:pPr>
            <w:r w:rsidRPr="008573A9">
              <w:rPr>
                <w:sz w:val="24"/>
                <w:szCs w:val="24"/>
              </w:rPr>
              <w:t>Not null</w:t>
            </w:r>
          </w:p>
        </w:tc>
      </w:tr>
      <w:tr w:rsidR="00F044F5" w:rsidRPr="008573A9" w14:paraId="0680B262"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36B652DB" w14:textId="2D9F1BE2" w:rsidR="00F044F5" w:rsidRPr="008573A9" w:rsidRDefault="00F044F5" w:rsidP="00F044F5">
            <w:pPr>
              <w:ind w:left="16"/>
              <w:rPr>
                <w:sz w:val="24"/>
                <w:szCs w:val="24"/>
              </w:rPr>
            </w:pPr>
            <w:r>
              <w:rPr>
                <w:sz w:val="24"/>
                <w:szCs w:val="24"/>
              </w:rPr>
              <w:t>8</w:t>
            </w:r>
          </w:p>
        </w:tc>
        <w:tc>
          <w:tcPr>
            <w:tcW w:w="2043" w:type="dxa"/>
            <w:tcBorders>
              <w:top w:val="single" w:sz="2" w:space="0" w:color="000000"/>
              <w:left w:val="single" w:sz="2" w:space="0" w:color="000000"/>
              <w:bottom w:val="single" w:sz="2" w:space="0" w:color="000000"/>
              <w:right w:val="single" w:sz="2" w:space="0" w:color="000000"/>
            </w:tcBorders>
          </w:tcPr>
          <w:p w14:paraId="0B956238" w14:textId="4C175133" w:rsidR="00F044F5" w:rsidRDefault="005F64E9" w:rsidP="00F044F5">
            <w:pPr>
              <w:ind w:left="25"/>
              <w:rPr>
                <w:sz w:val="24"/>
                <w:szCs w:val="24"/>
              </w:rPr>
            </w:pPr>
            <w:proofErr w:type="spellStart"/>
            <w:r>
              <w:rPr>
                <w:sz w:val="24"/>
                <w:szCs w:val="24"/>
              </w:rPr>
              <w:t>aadhar</w:t>
            </w:r>
            <w:proofErr w:type="spellEnd"/>
          </w:p>
        </w:tc>
        <w:tc>
          <w:tcPr>
            <w:tcW w:w="2048" w:type="dxa"/>
            <w:tcBorders>
              <w:top w:val="single" w:sz="2" w:space="0" w:color="000000"/>
              <w:left w:val="single" w:sz="2" w:space="0" w:color="000000"/>
              <w:bottom w:val="single" w:sz="2" w:space="0" w:color="000000"/>
              <w:right w:val="single" w:sz="2" w:space="0" w:color="000000"/>
            </w:tcBorders>
            <w:vAlign w:val="center"/>
          </w:tcPr>
          <w:p w14:paraId="7CE5BCD5" w14:textId="16C43A9C"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148A23F4" w14:textId="5728719E"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129202C3" w14:textId="7863F262" w:rsidR="00F044F5" w:rsidRPr="008573A9" w:rsidRDefault="00F044F5" w:rsidP="00F044F5">
            <w:pPr>
              <w:ind w:left="19"/>
              <w:rPr>
                <w:sz w:val="24"/>
                <w:szCs w:val="24"/>
              </w:rPr>
            </w:pPr>
            <w:r w:rsidRPr="008573A9">
              <w:rPr>
                <w:sz w:val="24"/>
                <w:szCs w:val="24"/>
              </w:rPr>
              <w:t>Not null</w:t>
            </w:r>
          </w:p>
        </w:tc>
      </w:tr>
      <w:tr w:rsidR="00F044F5" w:rsidRPr="008573A9" w14:paraId="1FF038C9"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12480E47" w14:textId="4BFD6A9E" w:rsidR="00F044F5" w:rsidRPr="008573A9" w:rsidRDefault="00F044F5" w:rsidP="00F044F5">
            <w:pPr>
              <w:ind w:left="16"/>
              <w:rPr>
                <w:sz w:val="24"/>
                <w:szCs w:val="24"/>
              </w:rPr>
            </w:pPr>
            <w:r>
              <w:rPr>
                <w:sz w:val="24"/>
                <w:szCs w:val="24"/>
              </w:rPr>
              <w:t>9</w:t>
            </w:r>
          </w:p>
        </w:tc>
        <w:tc>
          <w:tcPr>
            <w:tcW w:w="2043" w:type="dxa"/>
            <w:tcBorders>
              <w:top w:val="single" w:sz="2" w:space="0" w:color="000000"/>
              <w:left w:val="single" w:sz="2" w:space="0" w:color="000000"/>
              <w:bottom w:val="single" w:sz="2" w:space="0" w:color="000000"/>
              <w:right w:val="single" w:sz="2" w:space="0" w:color="000000"/>
            </w:tcBorders>
          </w:tcPr>
          <w:p w14:paraId="715887DE" w14:textId="4DC69E21" w:rsidR="00F044F5" w:rsidRDefault="005F64E9" w:rsidP="00F044F5">
            <w:pPr>
              <w:ind w:left="25"/>
              <w:rPr>
                <w:sz w:val="24"/>
                <w:szCs w:val="24"/>
              </w:rPr>
            </w:pPr>
            <w:proofErr w:type="spellStart"/>
            <w:r>
              <w:rPr>
                <w:sz w:val="24"/>
                <w:szCs w:val="24"/>
              </w:rPr>
              <w:t>seniorcitizen</w:t>
            </w:r>
            <w:proofErr w:type="spellEnd"/>
          </w:p>
        </w:tc>
        <w:tc>
          <w:tcPr>
            <w:tcW w:w="2048" w:type="dxa"/>
            <w:tcBorders>
              <w:top w:val="single" w:sz="2" w:space="0" w:color="000000"/>
              <w:left w:val="single" w:sz="2" w:space="0" w:color="000000"/>
              <w:bottom w:val="single" w:sz="2" w:space="0" w:color="000000"/>
              <w:right w:val="single" w:sz="2" w:space="0" w:color="000000"/>
            </w:tcBorders>
            <w:vAlign w:val="center"/>
          </w:tcPr>
          <w:p w14:paraId="6C6133D3" w14:textId="010924CE"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680E204F" w14:textId="7FC0353B"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00FA5DE1" w14:textId="0C78D0C9" w:rsidR="00F044F5" w:rsidRPr="008573A9" w:rsidRDefault="00F044F5" w:rsidP="00F044F5">
            <w:pPr>
              <w:ind w:left="19"/>
              <w:rPr>
                <w:sz w:val="24"/>
                <w:szCs w:val="24"/>
              </w:rPr>
            </w:pPr>
            <w:r w:rsidRPr="008573A9">
              <w:rPr>
                <w:sz w:val="24"/>
                <w:szCs w:val="24"/>
              </w:rPr>
              <w:t>Not null</w:t>
            </w:r>
          </w:p>
        </w:tc>
      </w:tr>
      <w:tr w:rsidR="00F044F5" w:rsidRPr="008573A9" w14:paraId="75049613" w14:textId="77777777" w:rsidTr="003E49EB">
        <w:trPr>
          <w:trHeight w:val="550"/>
        </w:trPr>
        <w:tc>
          <w:tcPr>
            <w:tcW w:w="2043" w:type="dxa"/>
            <w:tcBorders>
              <w:top w:val="single" w:sz="2" w:space="0" w:color="000000"/>
              <w:left w:val="single" w:sz="2" w:space="0" w:color="000000"/>
              <w:bottom w:val="single" w:sz="2" w:space="0" w:color="000000"/>
              <w:right w:val="single" w:sz="2" w:space="0" w:color="000000"/>
            </w:tcBorders>
            <w:vAlign w:val="center"/>
          </w:tcPr>
          <w:p w14:paraId="5DBF4BC3" w14:textId="3B5A126D" w:rsidR="00F044F5" w:rsidRPr="008573A9" w:rsidRDefault="00F044F5" w:rsidP="00F044F5">
            <w:pPr>
              <w:ind w:left="16"/>
              <w:rPr>
                <w:sz w:val="24"/>
                <w:szCs w:val="24"/>
              </w:rPr>
            </w:pPr>
            <w:r>
              <w:rPr>
                <w:sz w:val="24"/>
                <w:szCs w:val="24"/>
              </w:rPr>
              <w:t>10</w:t>
            </w:r>
          </w:p>
        </w:tc>
        <w:tc>
          <w:tcPr>
            <w:tcW w:w="2043" w:type="dxa"/>
            <w:tcBorders>
              <w:top w:val="single" w:sz="2" w:space="0" w:color="000000"/>
              <w:left w:val="single" w:sz="2" w:space="0" w:color="000000"/>
              <w:bottom w:val="single" w:sz="2" w:space="0" w:color="000000"/>
              <w:right w:val="single" w:sz="2" w:space="0" w:color="000000"/>
            </w:tcBorders>
          </w:tcPr>
          <w:p w14:paraId="0ECA6DE5" w14:textId="07ABF826" w:rsidR="00F044F5" w:rsidRDefault="005F64E9" w:rsidP="00F044F5">
            <w:pPr>
              <w:ind w:left="25"/>
              <w:rPr>
                <w:sz w:val="24"/>
                <w:szCs w:val="24"/>
              </w:rPr>
            </w:pPr>
            <w:proofErr w:type="spellStart"/>
            <w:r>
              <w:rPr>
                <w:sz w:val="24"/>
                <w:szCs w:val="24"/>
              </w:rPr>
              <w:t>exisitingaccount</w:t>
            </w:r>
            <w:proofErr w:type="spellEnd"/>
          </w:p>
        </w:tc>
        <w:tc>
          <w:tcPr>
            <w:tcW w:w="2048" w:type="dxa"/>
            <w:tcBorders>
              <w:top w:val="single" w:sz="2" w:space="0" w:color="000000"/>
              <w:left w:val="single" w:sz="2" w:space="0" w:color="000000"/>
              <w:bottom w:val="single" w:sz="2" w:space="0" w:color="000000"/>
              <w:right w:val="single" w:sz="2" w:space="0" w:color="000000"/>
            </w:tcBorders>
            <w:vAlign w:val="center"/>
          </w:tcPr>
          <w:p w14:paraId="06E69128" w14:textId="56D593CE" w:rsidR="00F044F5" w:rsidRPr="008573A9" w:rsidRDefault="00F044F5" w:rsidP="00F044F5">
            <w:pPr>
              <w:ind w:left="25"/>
              <w:rPr>
                <w:sz w:val="24"/>
                <w:szCs w:val="24"/>
              </w:rPr>
            </w:pPr>
            <w:r w:rsidRPr="008573A9">
              <w:rPr>
                <w:sz w:val="24"/>
                <w:szCs w:val="24"/>
              </w:rPr>
              <w:t>Varchar</w:t>
            </w:r>
          </w:p>
        </w:tc>
        <w:tc>
          <w:tcPr>
            <w:tcW w:w="2043" w:type="dxa"/>
            <w:tcBorders>
              <w:top w:val="single" w:sz="2" w:space="0" w:color="000000"/>
              <w:left w:val="single" w:sz="2" w:space="0" w:color="000000"/>
              <w:bottom w:val="single" w:sz="2" w:space="0" w:color="000000"/>
              <w:right w:val="single" w:sz="2" w:space="0" w:color="000000"/>
            </w:tcBorders>
            <w:vAlign w:val="center"/>
          </w:tcPr>
          <w:p w14:paraId="565B7064" w14:textId="6DAA722C" w:rsidR="00F044F5" w:rsidRPr="008573A9" w:rsidRDefault="0075639F" w:rsidP="00F044F5">
            <w:pPr>
              <w:ind w:left="10"/>
              <w:rPr>
                <w:sz w:val="24"/>
                <w:szCs w:val="24"/>
              </w:rPr>
            </w:pPr>
            <w:r>
              <w:rPr>
                <w:sz w:val="24"/>
                <w:szCs w:val="24"/>
              </w:rPr>
              <w:t>20</w:t>
            </w:r>
          </w:p>
        </w:tc>
        <w:tc>
          <w:tcPr>
            <w:tcW w:w="2043" w:type="dxa"/>
            <w:tcBorders>
              <w:top w:val="single" w:sz="2" w:space="0" w:color="000000"/>
              <w:left w:val="single" w:sz="2" w:space="0" w:color="000000"/>
              <w:bottom w:val="single" w:sz="2" w:space="0" w:color="000000"/>
              <w:right w:val="single" w:sz="2" w:space="0" w:color="000000"/>
            </w:tcBorders>
            <w:vAlign w:val="center"/>
          </w:tcPr>
          <w:p w14:paraId="0CF38366" w14:textId="1464D83A" w:rsidR="00F044F5" w:rsidRPr="008573A9" w:rsidRDefault="00F044F5" w:rsidP="00F044F5">
            <w:pPr>
              <w:ind w:left="19"/>
              <w:rPr>
                <w:sz w:val="24"/>
                <w:szCs w:val="24"/>
              </w:rPr>
            </w:pPr>
            <w:r w:rsidRPr="008573A9">
              <w:rPr>
                <w:sz w:val="24"/>
                <w:szCs w:val="24"/>
              </w:rPr>
              <w:t>Not null</w:t>
            </w:r>
          </w:p>
        </w:tc>
      </w:tr>
    </w:tbl>
    <w:p w14:paraId="21161D2C" w14:textId="77777777" w:rsidR="003A2C4E" w:rsidRDefault="003A2C4E" w:rsidP="003A2C4E">
      <w:pPr>
        <w:spacing w:after="3" w:line="265" w:lineRule="auto"/>
        <w:ind w:left="120" w:hanging="10"/>
        <w:rPr>
          <w:sz w:val="24"/>
          <w:szCs w:val="24"/>
        </w:rPr>
      </w:pPr>
    </w:p>
    <w:p w14:paraId="6869DCB3" w14:textId="77777777" w:rsidR="003A2C4E" w:rsidRDefault="003A2C4E" w:rsidP="003A2C4E">
      <w:pPr>
        <w:spacing w:after="3" w:line="265" w:lineRule="auto"/>
        <w:ind w:left="120" w:hanging="10"/>
        <w:rPr>
          <w:sz w:val="24"/>
          <w:szCs w:val="24"/>
        </w:rPr>
      </w:pPr>
    </w:p>
    <w:p w14:paraId="61F61E52" w14:textId="77777777" w:rsidR="00F044F5" w:rsidRDefault="00F044F5" w:rsidP="00CC7FAD">
      <w:pPr>
        <w:spacing w:after="3" w:line="265" w:lineRule="auto"/>
        <w:rPr>
          <w:rFonts w:ascii="Times New Roman" w:hAnsi="Times New Roman" w:cs="Times New Roman"/>
          <w:sz w:val="28"/>
          <w:szCs w:val="28"/>
        </w:rPr>
      </w:pPr>
    </w:p>
    <w:p w14:paraId="311B1D4C" w14:textId="77777777" w:rsidR="00F044F5" w:rsidRDefault="00F044F5" w:rsidP="003A2C4E">
      <w:pPr>
        <w:spacing w:after="3" w:line="265" w:lineRule="auto"/>
        <w:ind w:left="120" w:hanging="10"/>
        <w:rPr>
          <w:rFonts w:ascii="Times New Roman" w:hAnsi="Times New Roman" w:cs="Times New Roman"/>
          <w:sz w:val="28"/>
          <w:szCs w:val="28"/>
        </w:rPr>
      </w:pPr>
    </w:p>
    <w:p w14:paraId="4044B650" w14:textId="68D8D4FF" w:rsidR="003A2C4E" w:rsidRPr="00CC7FAD" w:rsidRDefault="003A2C4E" w:rsidP="003A2C4E">
      <w:pPr>
        <w:spacing w:after="3" w:line="265" w:lineRule="auto"/>
        <w:ind w:left="120" w:hanging="10"/>
        <w:rPr>
          <w:rFonts w:ascii="Times New Roman" w:hAnsi="Times New Roman" w:cs="Times New Roman"/>
          <w:sz w:val="32"/>
          <w:szCs w:val="32"/>
        </w:rPr>
      </w:pPr>
      <w:r w:rsidRPr="00CC7FAD">
        <w:rPr>
          <w:rFonts w:ascii="Times New Roman" w:hAnsi="Times New Roman" w:cs="Times New Roman"/>
          <w:sz w:val="32"/>
          <w:szCs w:val="32"/>
        </w:rPr>
        <w:t>5.</w:t>
      </w:r>
      <w:r w:rsidR="005F64E9" w:rsidRPr="00CC7FAD">
        <w:rPr>
          <w:rFonts w:ascii="Times New Roman" w:hAnsi="Times New Roman" w:cs="Times New Roman"/>
          <w:sz w:val="32"/>
          <w:szCs w:val="32"/>
        </w:rPr>
        <w:t>Signupthree</w:t>
      </w:r>
    </w:p>
    <w:p w14:paraId="2712FB7F" w14:textId="77777777" w:rsidR="003A2C4E" w:rsidRDefault="003A2C4E" w:rsidP="003A2C4E">
      <w:pPr>
        <w:spacing w:after="3" w:line="265" w:lineRule="auto"/>
        <w:ind w:left="120" w:hanging="10"/>
        <w:rPr>
          <w:sz w:val="24"/>
          <w:szCs w:val="24"/>
        </w:rPr>
      </w:pPr>
    </w:p>
    <w:tbl>
      <w:tblPr>
        <w:tblStyle w:val="TableGrid"/>
        <w:tblW w:w="10160" w:type="dxa"/>
        <w:tblInd w:w="-429" w:type="dxa"/>
        <w:tblCellMar>
          <w:top w:w="62" w:type="dxa"/>
          <w:left w:w="109" w:type="dxa"/>
          <w:right w:w="115" w:type="dxa"/>
        </w:tblCellMar>
        <w:tblLook w:val="04A0" w:firstRow="1" w:lastRow="0" w:firstColumn="1" w:lastColumn="0" w:noHBand="0" w:noVBand="1"/>
      </w:tblPr>
      <w:tblGrid>
        <w:gridCol w:w="2031"/>
        <w:gridCol w:w="2031"/>
        <w:gridCol w:w="2036"/>
        <w:gridCol w:w="2031"/>
        <w:gridCol w:w="2031"/>
      </w:tblGrid>
      <w:tr w:rsidR="003A2C4E" w:rsidRPr="008573A9" w14:paraId="02CDB067"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vAlign w:val="center"/>
          </w:tcPr>
          <w:p w14:paraId="1E470836" w14:textId="59517CBF" w:rsidR="003A2C4E" w:rsidRPr="008573A9" w:rsidRDefault="00093CF9" w:rsidP="003E49EB">
            <w:pPr>
              <w:ind w:left="16"/>
              <w:rPr>
                <w:sz w:val="24"/>
                <w:szCs w:val="24"/>
              </w:rPr>
            </w:pPr>
            <w:r>
              <w:rPr>
                <w:sz w:val="24"/>
                <w:szCs w:val="24"/>
              </w:rPr>
              <w:t>Sr. No</w:t>
            </w:r>
          </w:p>
        </w:tc>
        <w:tc>
          <w:tcPr>
            <w:tcW w:w="2031" w:type="dxa"/>
            <w:tcBorders>
              <w:top w:val="single" w:sz="2" w:space="0" w:color="000000"/>
              <w:left w:val="single" w:sz="2" w:space="0" w:color="000000"/>
              <w:bottom w:val="single" w:sz="2" w:space="0" w:color="000000"/>
              <w:right w:val="single" w:sz="2" w:space="0" w:color="000000"/>
            </w:tcBorders>
            <w:vAlign w:val="center"/>
          </w:tcPr>
          <w:p w14:paraId="2612C7A0" w14:textId="77777777" w:rsidR="003A2C4E" w:rsidRPr="008573A9" w:rsidRDefault="003A2C4E" w:rsidP="003E49EB">
            <w:pPr>
              <w:ind w:left="25"/>
              <w:rPr>
                <w:sz w:val="24"/>
                <w:szCs w:val="24"/>
              </w:rPr>
            </w:pPr>
            <w:r w:rsidRPr="008573A9">
              <w:rPr>
                <w:sz w:val="24"/>
                <w:szCs w:val="24"/>
              </w:rPr>
              <w:t>Field name</w:t>
            </w:r>
          </w:p>
        </w:tc>
        <w:tc>
          <w:tcPr>
            <w:tcW w:w="2036" w:type="dxa"/>
            <w:tcBorders>
              <w:top w:val="single" w:sz="2" w:space="0" w:color="000000"/>
              <w:left w:val="single" w:sz="2" w:space="0" w:color="000000"/>
              <w:bottom w:val="single" w:sz="2" w:space="0" w:color="000000"/>
              <w:right w:val="single" w:sz="2" w:space="0" w:color="000000"/>
            </w:tcBorders>
            <w:vAlign w:val="center"/>
          </w:tcPr>
          <w:p w14:paraId="39810DF5" w14:textId="77777777" w:rsidR="003A2C4E" w:rsidRPr="008573A9" w:rsidRDefault="003A2C4E" w:rsidP="003E49EB">
            <w:pPr>
              <w:ind w:left="25"/>
              <w:rPr>
                <w:sz w:val="24"/>
                <w:szCs w:val="24"/>
              </w:rPr>
            </w:pPr>
            <w:r w:rsidRPr="008573A9">
              <w:rPr>
                <w:sz w:val="24"/>
                <w:szCs w:val="24"/>
              </w:rPr>
              <w:t>Datatype</w:t>
            </w:r>
          </w:p>
        </w:tc>
        <w:tc>
          <w:tcPr>
            <w:tcW w:w="2031" w:type="dxa"/>
            <w:tcBorders>
              <w:top w:val="single" w:sz="2" w:space="0" w:color="000000"/>
              <w:left w:val="single" w:sz="2" w:space="0" w:color="000000"/>
              <w:bottom w:val="single" w:sz="2" w:space="0" w:color="000000"/>
              <w:right w:val="single" w:sz="2" w:space="0" w:color="000000"/>
            </w:tcBorders>
          </w:tcPr>
          <w:p w14:paraId="270138C3" w14:textId="77777777" w:rsidR="003A2C4E" w:rsidRPr="008573A9" w:rsidRDefault="003A2C4E" w:rsidP="003E49EB">
            <w:pPr>
              <w:rPr>
                <w:sz w:val="24"/>
                <w:szCs w:val="24"/>
              </w:rPr>
            </w:pPr>
            <w:r w:rsidRPr="008573A9">
              <w:rPr>
                <w:sz w:val="24"/>
                <w:szCs w:val="24"/>
              </w:rPr>
              <w:t>Width</w:t>
            </w:r>
          </w:p>
        </w:tc>
        <w:tc>
          <w:tcPr>
            <w:tcW w:w="2031" w:type="dxa"/>
            <w:tcBorders>
              <w:top w:val="single" w:sz="2" w:space="0" w:color="000000"/>
              <w:left w:val="single" w:sz="2" w:space="0" w:color="000000"/>
              <w:bottom w:val="single" w:sz="2" w:space="0" w:color="000000"/>
              <w:right w:val="single" w:sz="2" w:space="0" w:color="000000"/>
            </w:tcBorders>
          </w:tcPr>
          <w:p w14:paraId="74EB52A0" w14:textId="77777777" w:rsidR="003A2C4E" w:rsidRPr="008573A9" w:rsidRDefault="003A2C4E" w:rsidP="003E49EB">
            <w:pPr>
              <w:ind w:left="10"/>
              <w:rPr>
                <w:sz w:val="24"/>
                <w:szCs w:val="24"/>
              </w:rPr>
            </w:pPr>
            <w:r w:rsidRPr="008573A9">
              <w:rPr>
                <w:sz w:val="24"/>
                <w:szCs w:val="24"/>
              </w:rPr>
              <w:t>Constraint</w:t>
            </w:r>
          </w:p>
        </w:tc>
      </w:tr>
      <w:tr w:rsidR="003A2C4E" w:rsidRPr="008573A9" w14:paraId="46FB1073" w14:textId="77777777" w:rsidTr="003E49EB">
        <w:trPr>
          <w:trHeight w:val="525"/>
        </w:trPr>
        <w:tc>
          <w:tcPr>
            <w:tcW w:w="2031" w:type="dxa"/>
            <w:tcBorders>
              <w:top w:val="single" w:sz="2" w:space="0" w:color="000000"/>
              <w:left w:val="single" w:sz="2" w:space="0" w:color="000000"/>
              <w:bottom w:val="single" w:sz="2" w:space="0" w:color="000000"/>
              <w:right w:val="single" w:sz="2" w:space="0" w:color="000000"/>
            </w:tcBorders>
          </w:tcPr>
          <w:p w14:paraId="27F4FEAA" w14:textId="77777777" w:rsidR="003A2C4E" w:rsidRPr="008573A9" w:rsidRDefault="003A2C4E" w:rsidP="003E49EB">
            <w:pPr>
              <w:ind w:left="16"/>
              <w:rPr>
                <w:sz w:val="24"/>
                <w:szCs w:val="24"/>
              </w:rPr>
            </w:pPr>
            <w:r w:rsidRPr="008573A9">
              <w:rPr>
                <w:sz w:val="24"/>
                <w:szCs w:val="24"/>
              </w:rPr>
              <w:t>1</w:t>
            </w:r>
          </w:p>
        </w:tc>
        <w:tc>
          <w:tcPr>
            <w:tcW w:w="2031" w:type="dxa"/>
            <w:tcBorders>
              <w:top w:val="single" w:sz="2" w:space="0" w:color="000000"/>
              <w:left w:val="single" w:sz="2" w:space="0" w:color="000000"/>
              <w:bottom w:val="single" w:sz="2" w:space="0" w:color="000000"/>
              <w:right w:val="single" w:sz="2" w:space="0" w:color="000000"/>
            </w:tcBorders>
            <w:vAlign w:val="center"/>
          </w:tcPr>
          <w:p w14:paraId="7CDA8FC8" w14:textId="55481D90" w:rsidR="003A2C4E" w:rsidRPr="008573A9" w:rsidRDefault="00FF385C" w:rsidP="003E49EB">
            <w:pPr>
              <w:ind w:left="25"/>
              <w:rPr>
                <w:sz w:val="24"/>
                <w:szCs w:val="24"/>
              </w:rPr>
            </w:pPr>
            <w:proofErr w:type="spellStart"/>
            <w:r>
              <w:rPr>
                <w:sz w:val="24"/>
                <w:szCs w:val="24"/>
              </w:rPr>
              <w:t>formno</w:t>
            </w:r>
            <w:proofErr w:type="spellEnd"/>
          </w:p>
        </w:tc>
        <w:tc>
          <w:tcPr>
            <w:tcW w:w="2036" w:type="dxa"/>
            <w:tcBorders>
              <w:top w:val="single" w:sz="2" w:space="0" w:color="000000"/>
              <w:left w:val="single" w:sz="2" w:space="0" w:color="000000"/>
              <w:bottom w:val="single" w:sz="2" w:space="0" w:color="000000"/>
              <w:right w:val="single" w:sz="2" w:space="0" w:color="000000"/>
            </w:tcBorders>
            <w:vAlign w:val="center"/>
          </w:tcPr>
          <w:p w14:paraId="67CADC32" w14:textId="513C1979" w:rsidR="003A2C4E" w:rsidRPr="008573A9" w:rsidRDefault="00FF385C" w:rsidP="003E49EB">
            <w:pPr>
              <w:ind w:left="2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6C6E63C5" w14:textId="77777777" w:rsidR="003A2C4E" w:rsidRPr="008573A9" w:rsidRDefault="003A2C4E" w:rsidP="003E49EB">
            <w:pPr>
              <w:ind w:left="10"/>
              <w:rPr>
                <w:sz w:val="24"/>
                <w:szCs w:val="24"/>
              </w:rPr>
            </w:pPr>
            <w:r>
              <w:rPr>
                <w:sz w:val="24"/>
                <w:szCs w:val="24"/>
              </w:rPr>
              <w:t>2</w:t>
            </w:r>
            <w:r w:rsidRPr="008573A9">
              <w:rPr>
                <w:sz w:val="24"/>
                <w:szCs w:val="24"/>
              </w:rPr>
              <w:t>0</w:t>
            </w:r>
          </w:p>
        </w:tc>
        <w:tc>
          <w:tcPr>
            <w:tcW w:w="2031" w:type="dxa"/>
            <w:tcBorders>
              <w:top w:val="single" w:sz="2" w:space="0" w:color="000000"/>
              <w:left w:val="single" w:sz="2" w:space="0" w:color="000000"/>
              <w:bottom w:val="single" w:sz="2" w:space="0" w:color="000000"/>
              <w:right w:val="single" w:sz="2" w:space="0" w:color="000000"/>
            </w:tcBorders>
            <w:vAlign w:val="center"/>
          </w:tcPr>
          <w:p w14:paraId="61F67533" w14:textId="77777777" w:rsidR="003A2C4E" w:rsidRPr="008573A9" w:rsidRDefault="003A2C4E" w:rsidP="003E49EB">
            <w:pPr>
              <w:ind w:left="19"/>
              <w:rPr>
                <w:sz w:val="24"/>
                <w:szCs w:val="24"/>
              </w:rPr>
            </w:pPr>
            <w:r w:rsidRPr="008573A9">
              <w:rPr>
                <w:sz w:val="24"/>
                <w:szCs w:val="24"/>
              </w:rPr>
              <w:t>Not null</w:t>
            </w:r>
          </w:p>
        </w:tc>
      </w:tr>
      <w:tr w:rsidR="003A2C4E" w:rsidRPr="008573A9" w14:paraId="3C237BA4" w14:textId="77777777" w:rsidTr="003E49EB">
        <w:trPr>
          <w:trHeight w:val="531"/>
        </w:trPr>
        <w:tc>
          <w:tcPr>
            <w:tcW w:w="2031" w:type="dxa"/>
            <w:tcBorders>
              <w:top w:val="single" w:sz="2" w:space="0" w:color="000000"/>
              <w:left w:val="single" w:sz="2" w:space="0" w:color="000000"/>
              <w:bottom w:val="single" w:sz="2" w:space="0" w:color="000000"/>
              <w:right w:val="single" w:sz="2" w:space="0" w:color="000000"/>
            </w:tcBorders>
            <w:vAlign w:val="center"/>
          </w:tcPr>
          <w:p w14:paraId="28B2ED56" w14:textId="77777777" w:rsidR="003A2C4E" w:rsidRPr="008573A9" w:rsidRDefault="003A2C4E" w:rsidP="003E49EB">
            <w:pPr>
              <w:ind w:left="16"/>
              <w:rPr>
                <w:sz w:val="24"/>
                <w:szCs w:val="24"/>
              </w:rPr>
            </w:pPr>
            <w:r w:rsidRPr="008573A9">
              <w:rPr>
                <w:sz w:val="24"/>
                <w:szCs w:val="24"/>
              </w:rPr>
              <w:t>2</w:t>
            </w:r>
          </w:p>
        </w:tc>
        <w:tc>
          <w:tcPr>
            <w:tcW w:w="2031" w:type="dxa"/>
            <w:tcBorders>
              <w:top w:val="single" w:sz="2" w:space="0" w:color="000000"/>
              <w:left w:val="single" w:sz="2" w:space="0" w:color="000000"/>
              <w:bottom w:val="single" w:sz="2" w:space="0" w:color="000000"/>
              <w:right w:val="single" w:sz="2" w:space="0" w:color="000000"/>
            </w:tcBorders>
            <w:vAlign w:val="center"/>
          </w:tcPr>
          <w:p w14:paraId="7347C2BF" w14:textId="499D1D34" w:rsidR="003A2C4E" w:rsidRPr="008573A9" w:rsidRDefault="00FF385C" w:rsidP="003E49EB">
            <w:pPr>
              <w:ind w:left="25"/>
              <w:rPr>
                <w:sz w:val="24"/>
                <w:szCs w:val="24"/>
              </w:rPr>
            </w:pPr>
            <w:proofErr w:type="spellStart"/>
            <w:r>
              <w:rPr>
                <w:sz w:val="24"/>
                <w:szCs w:val="24"/>
              </w:rPr>
              <w:t>accountType</w:t>
            </w:r>
            <w:proofErr w:type="spellEnd"/>
          </w:p>
        </w:tc>
        <w:tc>
          <w:tcPr>
            <w:tcW w:w="2036" w:type="dxa"/>
            <w:tcBorders>
              <w:top w:val="single" w:sz="2" w:space="0" w:color="000000"/>
              <w:left w:val="single" w:sz="2" w:space="0" w:color="000000"/>
              <w:bottom w:val="single" w:sz="2" w:space="0" w:color="000000"/>
              <w:right w:val="single" w:sz="2" w:space="0" w:color="000000"/>
            </w:tcBorders>
            <w:vAlign w:val="center"/>
          </w:tcPr>
          <w:p w14:paraId="230716AB" w14:textId="4B6D03CA" w:rsidR="003A2C4E" w:rsidRPr="008573A9" w:rsidRDefault="00FF385C" w:rsidP="003E49EB">
            <w:pPr>
              <w:ind w:left="2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61FD6C92" w14:textId="41081E76" w:rsidR="003A2C4E" w:rsidRPr="008573A9" w:rsidRDefault="00FF385C" w:rsidP="003E49EB">
            <w:pPr>
              <w:ind w:left="10"/>
              <w:rPr>
                <w:sz w:val="24"/>
                <w:szCs w:val="24"/>
              </w:rPr>
            </w:pPr>
            <w:r>
              <w:rPr>
                <w:sz w:val="24"/>
                <w:szCs w:val="24"/>
              </w:rPr>
              <w:t>40</w:t>
            </w:r>
          </w:p>
        </w:tc>
        <w:tc>
          <w:tcPr>
            <w:tcW w:w="2031" w:type="dxa"/>
            <w:tcBorders>
              <w:top w:val="single" w:sz="2" w:space="0" w:color="000000"/>
              <w:left w:val="single" w:sz="2" w:space="0" w:color="000000"/>
              <w:bottom w:val="single" w:sz="2" w:space="0" w:color="000000"/>
              <w:right w:val="single" w:sz="2" w:space="0" w:color="000000"/>
            </w:tcBorders>
            <w:vAlign w:val="center"/>
          </w:tcPr>
          <w:p w14:paraId="523AFDB2" w14:textId="77777777" w:rsidR="003A2C4E" w:rsidRPr="008573A9" w:rsidRDefault="003A2C4E" w:rsidP="003E49EB">
            <w:pPr>
              <w:ind w:left="19"/>
              <w:rPr>
                <w:sz w:val="24"/>
                <w:szCs w:val="24"/>
              </w:rPr>
            </w:pPr>
            <w:r w:rsidRPr="008573A9">
              <w:rPr>
                <w:sz w:val="24"/>
                <w:szCs w:val="24"/>
              </w:rPr>
              <w:t>Not null</w:t>
            </w:r>
          </w:p>
        </w:tc>
      </w:tr>
      <w:tr w:rsidR="003A2C4E" w:rsidRPr="008573A9" w14:paraId="730854DD" w14:textId="77777777" w:rsidTr="003E49EB">
        <w:trPr>
          <w:trHeight w:val="530"/>
        </w:trPr>
        <w:tc>
          <w:tcPr>
            <w:tcW w:w="2031" w:type="dxa"/>
            <w:tcBorders>
              <w:top w:val="single" w:sz="2" w:space="0" w:color="000000"/>
              <w:left w:val="single" w:sz="2" w:space="0" w:color="000000"/>
              <w:bottom w:val="single" w:sz="2" w:space="0" w:color="000000"/>
              <w:right w:val="single" w:sz="2" w:space="0" w:color="000000"/>
            </w:tcBorders>
            <w:vAlign w:val="center"/>
          </w:tcPr>
          <w:p w14:paraId="384B2496" w14:textId="77777777" w:rsidR="003A2C4E" w:rsidRPr="008573A9" w:rsidRDefault="003A2C4E" w:rsidP="003E49EB">
            <w:pPr>
              <w:ind w:left="16"/>
              <w:rPr>
                <w:sz w:val="24"/>
                <w:szCs w:val="24"/>
              </w:rPr>
            </w:pPr>
            <w:r w:rsidRPr="008573A9">
              <w:rPr>
                <w:sz w:val="24"/>
                <w:szCs w:val="24"/>
              </w:rPr>
              <w:t>3</w:t>
            </w:r>
          </w:p>
        </w:tc>
        <w:tc>
          <w:tcPr>
            <w:tcW w:w="2031" w:type="dxa"/>
            <w:tcBorders>
              <w:top w:val="single" w:sz="2" w:space="0" w:color="000000"/>
              <w:left w:val="single" w:sz="2" w:space="0" w:color="000000"/>
              <w:bottom w:val="single" w:sz="2" w:space="0" w:color="000000"/>
              <w:right w:val="single" w:sz="2" w:space="0" w:color="000000"/>
            </w:tcBorders>
          </w:tcPr>
          <w:p w14:paraId="35C75873" w14:textId="3735780D" w:rsidR="003A2C4E" w:rsidRPr="008573A9" w:rsidRDefault="00FF385C" w:rsidP="003E49EB">
            <w:pPr>
              <w:ind w:left="25"/>
              <w:rPr>
                <w:sz w:val="24"/>
                <w:szCs w:val="24"/>
              </w:rPr>
            </w:pPr>
            <w:proofErr w:type="spellStart"/>
            <w:r>
              <w:rPr>
                <w:sz w:val="24"/>
                <w:szCs w:val="24"/>
              </w:rPr>
              <w:t>cardnumber</w:t>
            </w:r>
            <w:proofErr w:type="spellEnd"/>
          </w:p>
        </w:tc>
        <w:tc>
          <w:tcPr>
            <w:tcW w:w="2036" w:type="dxa"/>
            <w:tcBorders>
              <w:top w:val="single" w:sz="2" w:space="0" w:color="000000"/>
              <w:left w:val="single" w:sz="2" w:space="0" w:color="000000"/>
              <w:bottom w:val="single" w:sz="2" w:space="0" w:color="000000"/>
              <w:right w:val="single" w:sz="2" w:space="0" w:color="000000"/>
            </w:tcBorders>
            <w:vAlign w:val="center"/>
          </w:tcPr>
          <w:p w14:paraId="3B98F1F8" w14:textId="0B73716D" w:rsidR="003A2C4E" w:rsidRPr="008573A9" w:rsidRDefault="00FF385C" w:rsidP="003E49EB">
            <w:pPr>
              <w:ind w:left="25"/>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758787CA" w14:textId="14709AF2" w:rsidR="003A2C4E" w:rsidRPr="008573A9" w:rsidRDefault="00FF385C" w:rsidP="003E49EB">
            <w:pPr>
              <w:ind w:left="10"/>
              <w:rPr>
                <w:sz w:val="24"/>
                <w:szCs w:val="24"/>
              </w:rPr>
            </w:pPr>
            <w:r>
              <w:rPr>
                <w:sz w:val="24"/>
                <w:szCs w:val="24"/>
              </w:rPr>
              <w:t>25</w:t>
            </w:r>
          </w:p>
        </w:tc>
        <w:tc>
          <w:tcPr>
            <w:tcW w:w="2031" w:type="dxa"/>
            <w:tcBorders>
              <w:top w:val="single" w:sz="2" w:space="0" w:color="000000"/>
              <w:left w:val="single" w:sz="2" w:space="0" w:color="000000"/>
              <w:bottom w:val="single" w:sz="2" w:space="0" w:color="000000"/>
              <w:right w:val="single" w:sz="2" w:space="0" w:color="000000"/>
            </w:tcBorders>
            <w:vAlign w:val="center"/>
          </w:tcPr>
          <w:p w14:paraId="3B0AC826" w14:textId="77777777" w:rsidR="00FF385C" w:rsidRDefault="00FF385C" w:rsidP="00FF385C">
            <w:pPr>
              <w:ind w:left="19"/>
              <w:rPr>
                <w:sz w:val="24"/>
                <w:szCs w:val="24"/>
              </w:rPr>
            </w:pPr>
            <w:r w:rsidRPr="008573A9">
              <w:rPr>
                <w:sz w:val="24"/>
                <w:szCs w:val="24"/>
              </w:rPr>
              <w:t>Not null</w:t>
            </w:r>
          </w:p>
          <w:p w14:paraId="6B714246" w14:textId="7063ADAD" w:rsidR="003A2C4E" w:rsidRPr="008573A9" w:rsidRDefault="003A2C4E" w:rsidP="003E49EB">
            <w:pPr>
              <w:ind w:left="19"/>
              <w:rPr>
                <w:sz w:val="24"/>
                <w:szCs w:val="24"/>
              </w:rPr>
            </w:pPr>
          </w:p>
        </w:tc>
      </w:tr>
      <w:tr w:rsidR="003A2C4E" w:rsidRPr="008573A9" w14:paraId="1DFBFD75" w14:textId="77777777" w:rsidTr="003E49EB">
        <w:trPr>
          <w:trHeight w:val="531"/>
        </w:trPr>
        <w:tc>
          <w:tcPr>
            <w:tcW w:w="2031" w:type="dxa"/>
            <w:tcBorders>
              <w:top w:val="single" w:sz="2" w:space="0" w:color="000000"/>
              <w:left w:val="single" w:sz="2" w:space="0" w:color="000000"/>
              <w:bottom w:val="single" w:sz="2" w:space="0" w:color="000000"/>
              <w:right w:val="single" w:sz="2" w:space="0" w:color="000000"/>
            </w:tcBorders>
          </w:tcPr>
          <w:p w14:paraId="21AC8F9C" w14:textId="77777777" w:rsidR="003A2C4E" w:rsidRPr="008573A9" w:rsidRDefault="003A2C4E" w:rsidP="003E49EB">
            <w:pPr>
              <w:ind w:left="16"/>
              <w:rPr>
                <w:sz w:val="24"/>
                <w:szCs w:val="24"/>
              </w:rPr>
            </w:pPr>
            <w:r w:rsidRPr="008573A9">
              <w:rPr>
                <w:sz w:val="24"/>
                <w:szCs w:val="24"/>
              </w:rPr>
              <w:t>4</w:t>
            </w:r>
          </w:p>
        </w:tc>
        <w:tc>
          <w:tcPr>
            <w:tcW w:w="2031" w:type="dxa"/>
            <w:tcBorders>
              <w:top w:val="single" w:sz="2" w:space="0" w:color="000000"/>
              <w:left w:val="single" w:sz="2" w:space="0" w:color="000000"/>
              <w:bottom w:val="single" w:sz="2" w:space="0" w:color="000000"/>
              <w:right w:val="single" w:sz="2" w:space="0" w:color="000000"/>
            </w:tcBorders>
            <w:vAlign w:val="center"/>
          </w:tcPr>
          <w:p w14:paraId="740E07BF" w14:textId="763C24B3" w:rsidR="003A2C4E" w:rsidRPr="008573A9" w:rsidRDefault="00FF385C" w:rsidP="003E49EB">
            <w:pPr>
              <w:ind w:left="25"/>
              <w:rPr>
                <w:sz w:val="24"/>
                <w:szCs w:val="24"/>
              </w:rPr>
            </w:pPr>
            <w:r>
              <w:rPr>
                <w:sz w:val="24"/>
                <w:szCs w:val="24"/>
              </w:rPr>
              <w:t>pin</w:t>
            </w:r>
          </w:p>
        </w:tc>
        <w:tc>
          <w:tcPr>
            <w:tcW w:w="2036" w:type="dxa"/>
            <w:tcBorders>
              <w:top w:val="single" w:sz="2" w:space="0" w:color="000000"/>
              <w:left w:val="single" w:sz="2" w:space="0" w:color="000000"/>
              <w:bottom w:val="single" w:sz="2" w:space="0" w:color="000000"/>
              <w:right w:val="single" w:sz="2" w:space="0" w:color="000000"/>
            </w:tcBorders>
            <w:vAlign w:val="center"/>
          </w:tcPr>
          <w:p w14:paraId="594C0D71" w14:textId="77777777" w:rsidR="003A2C4E" w:rsidRPr="008573A9" w:rsidRDefault="003A2C4E" w:rsidP="003E49EB">
            <w:pPr>
              <w:ind w:left="6"/>
              <w:rPr>
                <w:sz w:val="24"/>
                <w:szCs w:val="24"/>
              </w:rPr>
            </w:pPr>
            <w:r w:rsidRPr="008573A9">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55AC86FC" w14:textId="785E232E" w:rsidR="003A2C4E" w:rsidRPr="008573A9" w:rsidRDefault="00FF385C" w:rsidP="003E49EB">
            <w:pPr>
              <w:ind w:left="10"/>
              <w:rPr>
                <w:sz w:val="24"/>
                <w:szCs w:val="24"/>
              </w:rPr>
            </w:pPr>
            <w:r>
              <w:rPr>
                <w:sz w:val="24"/>
                <w:szCs w:val="24"/>
              </w:rPr>
              <w:t>1</w:t>
            </w:r>
            <w:r w:rsidR="003A2C4E" w:rsidRPr="008573A9">
              <w:rPr>
                <w:sz w:val="24"/>
                <w:szCs w:val="24"/>
              </w:rPr>
              <w:t>0</w:t>
            </w:r>
          </w:p>
        </w:tc>
        <w:tc>
          <w:tcPr>
            <w:tcW w:w="2031" w:type="dxa"/>
            <w:tcBorders>
              <w:top w:val="single" w:sz="2" w:space="0" w:color="000000"/>
              <w:left w:val="single" w:sz="2" w:space="0" w:color="000000"/>
              <w:bottom w:val="single" w:sz="2" w:space="0" w:color="000000"/>
              <w:right w:val="single" w:sz="2" w:space="0" w:color="000000"/>
            </w:tcBorders>
            <w:vAlign w:val="center"/>
          </w:tcPr>
          <w:p w14:paraId="56C350B4" w14:textId="38435183" w:rsidR="00FF385C" w:rsidRPr="008573A9" w:rsidRDefault="003A2C4E" w:rsidP="00093CF9">
            <w:pPr>
              <w:ind w:left="19"/>
              <w:rPr>
                <w:sz w:val="24"/>
                <w:szCs w:val="24"/>
              </w:rPr>
            </w:pPr>
            <w:r w:rsidRPr="008573A9">
              <w:rPr>
                <w:sz w:val="24"/>
                <w:szCs w:val="24"/>
              </w:rPr>
              <w:t>Not null</w:t>
            </w:r>
          </w:p>
        </w:tc>
      </w:tr>
      <w:tr w:rsidR="00093CF9" w:rsidRPr="008573A9" w14:paraId="188F60C0" w14:textId="77777777" w:rsidTr="003E49EB">
        <w:trPr>
          <w:trHeight w:val="531"/>
        </w:trPr>
        <w:tc>
          <w:tcPr>
            <w:tcW w:w="2031" w:type="dxa"/>
            <w:tcBorders>
              <w:top w:val="single" w:sz="2" w:space="0" w:color="000000"/>
              <w:left w:val="single" w:sz="2" w:space="0" w:color="000000"/>
              <w:bottom w:val="single" w:sz="2" w:space="0" w:color="000000"/>
              <w:right w:val="single" w:sz="2" w:space="0" w:color="000000"/>
            </w:tcBorders>
          </w:tcPr>
          <w:p w14:paraId="1F5E2D67" w14:textId="41B0C3BE" w:rsidR="00093CF9" w:rsidRPr="008573A9" w:rsidRDefault="00093CF9" w:rsidP="003E49EB">
            <w:pPr>
              <w:ind w:left="16"/>
              <w:rPr>
                <w:sz w:val="24"/>
                <w:szCs w:val="24"/>
              </w:rPr>
            </w:pPr>
            <w:r>
              <w:rPr>
                <w:sz w:val="24"/>
                <w:szCs w:val="24"/>
              </w:rPr>
              <w:t>5</w:t>
            </w:r>
          </w:p>
        </w:tc>
        <w:tc>
          <w:tcPr>
            <w:tcW w:w="2031" w:type="dxa"/>
            <w:tcBorders>
              <w:top w:val="single" w:sz="2" w:space="0" w:color="000000"/>
              <w:left w:val="single" w:sz="2" w:space="0" w:color="000000"/>
              <w:bottom w:val="single" w:sz="2" w:space="0" w:color="000000"/>
              <w:right w:val="single" w:sz="2" w:space="0" w:color="000000"/>
            </w:tcBorders>
            <w:vAlign w:val="center"/>
          </w:tcPr>
          <w:p w14:paraId="7B009D3C" w14:textId="07E222C8" w:rsidR="00093CF9" w:rsidRDefault="00093CF9" w:rsidP="003E49EB">
            <w:pPr>
              <w:ind w:left="25"/>
              <w:rPr>
                <w:sz w:val="24"/>
                <w:szCs w:val="24"/>
              </w:rPr>
            </w:pPr>
            <w:r>
              <w:rPr>
                <w:sz w:val="24"/>
                <w:szCs w:val="24"/>
              </w:rPr>
              <w:t>facility</w:t>
            </w:r>
          </w:p>
        </w:tc>
        <w:tc>
          <w:tcPr>
            <w:tcW w:w="2036" w:type="dxa"/>
            <w:tcBorders>
              <w:top w:val="single" w:sz="2" w:space="0" w:color="000000"/>
              <w:left w:val="single" w:sz="2" w:space="0" w:color="000000"/>
              <w:bottom w:val="single" w:sz="2" w:space="0" w:color="000000"/>
              <w:right w:val="single" w:sz="2" w:space="0" w:color="000000"/>
            </w:tcBorders>
            <w:vAlign w:val="center"/>
          </w:tcPr>
          <w:p w14:paraId="619CF850" w14:textId="50E01EC2" w:rsidR="00093CF9" w:rsidRPr="008573A9" w:rsidRDefault="00093CF9" w:rsidP="003E49EB">
            <w:pPr>
              <w:ind w:left="6"/>
              <w:rPr>
                <w:sz w:val="24"/>
                <w:szCs w:val="24"/>
              </w:rPr>
            </w:pPr>
            <w:r>
              <w:rPr>
                <w:sz w:val="24"/>
                <w:szCs w:val="24"/>
              </w:rPr>
              <w:t>varchar</w:t>
            </w:r>
          </w:p>
        </w:tc>
        <w:tc>
          <w:tcPr>
            <w:tcW w:w="2031" w:type="dxa"/>
            <w:tcBorders>
              <w:top w:val="single" w:sz="2" w:space="0" w:color="000000"/>
              <w:left w:val="single" w:sz="2" w:space="0" w:color="000000"/>
              <w:bottom w:val="single" w:sz="2" w:space="0" w:color="000000"/>
              <w:right w:val="single" w:sz="2" w:space="0" w:color="000000"/>
            </w:tcBorders>
            <w:vAlign w:val="center"/>
          </w:tcPr>
          <w:p w14:paraId="5DEEF618" w14:textId="5037653A" w:rsidR="00093CF9" w:rsidRDefault="00093CF9" w:rsidP="003E49EB">
            <w:pPr>
              <w:ind w:left="10"/>
              <w:rPr>
                <w:sz w:val="24"/>
                <w:szCs w:val="24"/>
              </w:rPr>
            </w:pPr>
            <w:r>
              <w:rPr>
                <w:sz w:val="24"/>
                <w:szCs w:val="24"/>
              </w:rPr>
              <w:t>100</w:t>
            </w:r>
          </w:p>
        </w:tc>
        <w:tc>
          <w:tcPr>
            <w:tcW w:w="2031" w:type="dxa"/>
            <w:tcBorders>
              <w:top w:val="single" w:sz="2" w:space="0" w:color="000000"/>
              <w:left w:val="single" w:sz="2" w:space="0" w:color="000000"/>
              <w:bottom w:val="single" w:sz="2" w:space="0" w:color="000000"/>
              <w:right w:val="single" w:sz="2" w:space="0" w:color="000000"/>
            </w:tcBorders>
            <w:vAlign w:val="center"/>
          </w:tcPr>
          <w:p w14:paraId="3363D92D" w14:textId="099ADBB2" w:rsidR="00093CF9" w:rsidRPr="008573A9" w:rsidRDefault="00093CF9" w:rsidP="00093CF9">
            <w:pPr>
              <w:ind w:left="19"/>
              <w:rPr>
                <w:sz w:val="24"/>
                <w:szCs w:val="24"/>
              </w:rPr>
            </w:pPr>
            <w:r w:rsidRPr="008573A9">
              <w:rPr>
                <w:sz w:val="24"/>
                <w:szCs w:val="24"/>
              </w:rPr>
              <w:t>Not null</w:t>
            </w:r>
          </w:p>
        </w:tc>
      </w:tr>
    </w:tbl>
    <w:p w14:paraId="673732D7" w14:textId="77777777" w:rsidR="003A2C4E" w:rsidRDefault="003A2C4E" w:rsidP="003A2C4E">
      <w:pPr>
        <w:spacing w:after="3" w:line="265" w:lineRule="auto"/>
        <w:ind w:left="120" w:hanging="10"/>
        <w:rPr>
          <w:sz w:val="24"/>
          <w:szCs w:val="24"/>
        </w:rPr>
      </w:pPr>
    </w:p>
    <w:p w14:paraId="4BA64AEE" w14:textId="77777777" w:rsidR="003A2C4E" w:rsidRDefault="003A2C4E" w:rsidP="003A2C4E">
      <w:pPr>
        <w:spacing w:after="426"/>
        <w:ind w:right="5422"/>
        <w:rPr>
          <w:sz w:val="24"/>
          <w:szCs w:val="24"/>
        </w:rPr>
      </w:pPr>
    </w:p>
    <w:p w14:paraId="45956AB9" w14:textId="77777777" w:rsidR="003A2C4E" w:rsidRDefault="003A2C4E" w:rsidP="003A2C4E">
      <w:pPr>
        <w:spacing w:after="426"/>
        <w:ind w:right="5422"/>
        <w:rPr>
          <w:sz w:val="24"/>
          <w:szCs w:val="24"/>
        </w:rPr>
      </w:pPr>
    </w:p>
    <w:p w14:paraId="66C06D7E"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3F09B988"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6D48190"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EDA0D0E"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09FF3255"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9F29EB6"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F65C3F2"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09BA344"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D8EB758"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B5E46E4" w14:textId="7AD287B8" w:rsidR="00B718D2" w:rsidRDefault="00286C4D" w:rsidP="00286C4D">
      <w:pPr>
        <w:spacing w:after="328"/>
        <w:jc w:val="both"/>
        <w:rPr>
          <w:rFonts w:ascii="Times New Roman" w:hAnsi="Times New Roman" w:cs="Times New Roman"/>
          <w:b/>
          <w:sz w:val="32"/>
          <w:szCs w:val="32"/>
        </w:rPr>
      </w:pPr>
      <w:r>
        <w:rPr>
          <w:rFonts w:ascii="Times New Roman" w:hAnsi="Times New Roman" w:cs="Times New Roman"/>
          <w:b/>
          <w:sz w:val="32"/>
          <w:szCs w:val="32"/>
        </w:rPr>
        <w:lastRenderedPageBreak/>
        <w:t>B) ERP</w:t>
      </w:r>
    </w:p>
    <w:p w14:paraId="79E98EE0" w14:textId="77777777" w:rsidR="00B718D2" w:rsidRDefault="00B718D2" w:rsidP="00286C4D">
      <w:pPr>
        <w:spacing w:after="328"/>
        <w:jc w:val="both"/>
        <w:rPr>
          <w:rFonts w:ascii="Times New Roman" w:hAnsi="Times New Roman" w:cs="Times New Roman"/>
          <w:b/>
          <w:noProof/>
          <w:sz w:val="32"/>
          <w:szCs w:val="32"/>
        </w:rPr>
      </w:pPr>
    </w:p>
    <w:p w14:paraId="3E83B5A5" w14:textId="6F786C8F" w:rsidR="00B718D2" w:rsidRPr="00286C4D" w:rsidRDefault="00B718D2" w:rsidP="00286C4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FA55AB3" wp14:editId="54999AF9">
            <wp:extent cx="6408463" cy="4162425"/>
            <wp:effectExtent l="0" t="0" r="0" b="0"/>
            <wp:docPr id="788903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3557" name="Picture 788903557"/>
                    <pic:cNvPicPr/>
                  </pic:nvPicPr>
                  <pic:blipFill rotWithShape="1">
                    <a:blip r:embed="rId9">
                      <a:extLst>
                        <a:ext uri="{28A0092B-C50C-407E-A947-70E740481C1C}">
                          <a14:useLocalDpi xmlns:a14="http://schemas.microsoft.com/office/drawing/2010/main" val="0"/>
                        </a:ext>
                      </a:extLst>
                    </a:blip>
                    <a:srcRect l="23765" t="27477" r="23554" b="13729"/>
                    <a:stretch/>
                  </pic:blipFill>
                  <pic:spPr bwMode="auto">
                    <a:xfrm>
                      <a:off x="0" y="0"/>
                      <a:ext cx="6426663" cy="4174246"/>
                    </a:xfrm>
                    <a:prstGeom prst="rect">
                      <a:avLst/>
                    </a:prstGeom>
                    <a:ln>
                      <a:noFill/>
                    </a:ln>
                    <a:extLst>
                      <a:ext uri="{53640926-AAD7-44D8-BBD7-CCE9431645EC}">
                        <a14:shadowObscured xmlns:a14="http://schemas.microsoft.com/office/drawing/2010/main"/>
                      </a:ext>
                    </a:extLst>
                  </pic:spPr>
                </pic:pic>
              </a:graphicData>
            </a:graphic>
          </wp:inline>
        </w:drawing>
      </w:r>
    </w:p>
    <w:p w14:paraId="00EF7953"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E01A817"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5EE42E25"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97FD5AC"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954A749"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C1D3B4D"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F393BDA"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58E76B94"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2AD5603B"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F5CED80"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ABE1497"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4B96E70"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58588DA" w14:textId="77777777" w:rsidR="009354EB" w:rsidRDefault="009354EB" w:rsidP="00B718D2">
      <w:pPr>
        <w:spacing w:after="328"/>
        <w:ind w:left="2160" w:firstLine="720"/>
        <w:jc w:val="both"/>
        <w:rPr>
          <w:rFonts w:ascii="Times New Roman" w:hAnsi="Times New Roman" w:cs="Times New Roman"/>
          <w:b/>
          <w:bCs/>
          <w:sz w:val="32"/>
          <w:szCs w:val="32"/>
        </w:rPr>
      </w:pPr>
    </w:p>
    <w:p w14:paraId="0637768F" w14:textId="4EDFF008" w:rsidR="00E17975" w:rsidRDefault="00B718D2" w:rsidP="007567A8">
      <w:pPr>
        <w:spacing w:after="328"/>
        <w:jc w:val="both"/>
        <w:rPr>
          <w:rFonts w:ascii="Times New Roman" w:hAnsi="Times New Roman" w:cs="Times New Roman"/>
          <w:b/>
          <w:bCs/>
          <w:sz w:val="32"/>
          <w:szCs w:val="32"/>
        </w:rPr>
      </w:pPr>
      <w:r w:rsidRPr="00B718D2">
        <w:rPr>
          <w:rFonts w:ascii="Times New Roman" w:hAnsi="Times New Roman" w:cs="Times New Roman"/>
          <w:b/>
          <w:bCs/>
          <w:sz w:val="32"/>
          <w:szCs w:val="32"/>
        </w:rPr>
        <w:lastRenderedPageBreak/>
        <w:t>Data Flow Diagram</w:t>
      </w:r>
    </w:p>
    <w:p w14:paraId="4A5523F9" w14:textId="4143090B" w:rsidR="00B718D2" w:rsidRDefault="00B718D2" w:rsidP="00B718D2">
      <w:pPr>
        <w:spacing w:after="328"/>
        <w:jc w:val="both"/>
        <w:rPr>
          <w:rFonts w:ascii="Times New Roman" w:hAnsi="Times New Roman" w:cs="Times New Roman"/>
          <w:b/>
          <w:bCs/>
          <w:sz w:val="32"/>
          <w:szCs w:val="32"/>
        </w:rPr>
      </w:pPr>
    </w:p>
    <w:p w14:paraId="4F188F3E" w14:textId="77777777" w:rsidR="0015723E" w:rsidRDefault="0015723E" w:rsidP="001572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0</w:t>
      </w:r>
      <w:r>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level DFD: </w:t>
      </w:r>
    </w:p>
    <w:p w14:paraId="7C3C1A22" w14:textId="77777777" w:rsidR="0015723E" w:rsidRDefault="0015723E" w:rsidP="0015723E">
      <w:pPr>
        <w:rPr>
          <w:rFonts w:ascii="Calibri" w:hAnsi="Calibri" w:cs="Mangal"/>
        </w:rPr>
      </w:pPr>
    </w:p>
    <w:p w14:paraId="28C377AC" w14:textId="77777777" w:rsidR="0015723E" w:rsidRDefault="0015723E" w:rsidP="0015723E"/>
    <w:p w14:paraId="4D4BCFCA" w14:textId="5DAFC6E6" w:rsidR="0015723E" w:rsidRDefault="00614EA2" w:rsidP="0015723E">
      <w:pPr>
        <w:spacing w:line="360" w:lineRule="auto"/>
        <w:jc w:val="both"/>
        <w:rPr>
          <w:rFonts w:ascii="Times New Roman" w:hAnsi="Times New Roman" w:cs="Times New Roman"/>
          <w:b/>
          <w:bCs/>
          <w:sz w:val="24"/>
          <w:szCs w:val="24"/>
        </w:rPr>
      </w:pPr>
      <w:r>
        <w:rPr>
          <w:noProof/>
        </w:rPr>
        <mc:AlternateContent>
          <mc:Choice Requires="wps">
            <w:drawing>
              <wp:anchor distT="45720" distB="45720" distL="114300" distR="114300" simplePos="0" relativeHeight="251646976" behindDoc="0" locked="0" layoutInCell="1" allowOverlap="1" wp14:anchorId="29EA66F9" wp14:editId="0255A7B6">
                <wp:simplePos x="0" y="0"/>
                <wp:positionH relativeFrom="column">
                  <wp:posOffset>114300</wp:posOffset>
                </wp:positionH>
                <wp:positionV relativeFrom="paragraph">
                  <wp:posOffset>276860</wp:posOffset>
                </wp:positionV>
                <wp:extent cx="685800" cy="400050"/>
                <wp:effectExtent l="0" t="0" r="19050" b="19050"/>
                <wp:wrapSquare wrapText="bothSides"/>
                <wp:docPr id="97982479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00050"/>
                        </a:xfrm>
                        <a:prstGeom prst="rect">
                          <a:avLst/>
                        </a:prstGeom>
                        <a:solidFill>
                          <a:srgbClr val="FFFFFF"/>
                        </a:solidFill>
                        <a:ln w="9525">
                          <a:solidFill>
                            <a:srgbClr val="000000"/>
                          </a:solidFill>
                          <a:miter lim="800000"/>
                          <a:headEnd/>
                          <a:tailEnd/>
                        </a:ln>
                      </wps:spPr>
                      <wps:txbx>
                        <w:txbxContent>
                          <w:p w14:paraId="3368CBC2" w14:textId="77777777" w:rsidR="0015723E" w:rsidRDefault="0015723E" w:rsidP="0015723E">
                            <w:pPr>
                              <w:rPr>
                                <w:b/>
                                <w:bCs/>
                                <w:sz w:val="28"/>
                                <w:szCs w:val="28"/>
                              </w:rPr>
                            </w:pPr>
                            <w:r>
                              <w:rPr>
                                <w:b/>
                                <w:bCs/>
                                <w:sz w:val="28"/>
                                <w:szCs w:val="28"/>
                              </w:rPr>
                              <w:t>Admin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EA66F9" id="_x0000_t202" coordsize="21600,21600" o:spt="202" path="m,l,21600r21600,l21600,xe">
                <v:stroke joinstyle="miter"/>
                <v:path gradientshapeok="t" o:connecttype="rect"/>
              </v:shapetype>
              <v:shape id="Text Box 40" o:spid="_x0000_s1026" type="#_x0000_t202" style="position:absolute;left:0;text-align:left;margin-left:9pt;margin-top:21.8pt;width:54pt;height:31.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">
                <v:textbox>
                  <w:txbxContent>
                    <w:p w14:paraId="3368CBC2" w14:textId="77777777" w:rsidR="0015723E" w:rsidRDefault="0015723E" w:rsidP="0015723E">
                      <w:pPr>
                        <w:rPr>
                          <w:b/>
                          <w:bCs/>
                          <w:sz w:val="28"/>
                          <w:szCs w:val="28"/>
                        </w:rPr>
                      </w:pPr>
                      <w:r>
                        <w:rPr>
                          <w:b/>
                          <w:bCs/>
                          <w:sz w:val="28"/>
                          <w:szCs w:val="28"/>
                        </w:rPr>
                        <w:t>Admin</w:t>
                      </w:r>
                    </w:p>
                  </w:txbxContent>
                </v:textbox>
                <w10:wrap type="square"/>
              </v:shape>
            </w:pict>
          </mc:Fallback>
        </mc:AlternateContent>
      </w:r>
      <w:r>
        <w:rPr>
          <w:noProof/>
        </w:rPr>
        <mc:AlternateContent>
          <mc:Choice Requires="wps">
            <w:drawing>
              <wp:anchor distT="0" distB="0" distL="114300" distR="114300" simplePos="0" relativeHeight="251641856" behindDoc="0" locked="0" layoutInCell="1" allowOverlap="1" wp14:anchorId="207D15AE" wp14:editId="5BC9E3BA">
                <wp:simplePos x="0" y="0"/>
                <wp:positionH relativeFrom="margin">
                  <wp:align>left</wp:align>
                </wp:positionH>
                <wp:positionV relativeFrom="paragraph">
                  <wp:posOffset>274320</wp:posOffset>
                </wp:positionV>
                <wp:extent cx="1009650" cy="457200"/>
                <wp:effectExtent l="0" t="0" r="19050" b="19050"/>
                <wp:wrapNone/>
                <wp:docPr id="149727185" name="Rectangle 39"/>
                <wp:cNvGraphicFramePr/>
                <a:graphic xmlns:a="http://schemas.openxmlformats.org/drawingml/2006/main">
                  <a:graphicData uri="http://schemas.microsoft.com/office/word/2010/wordprocessingShape">
                    <wps:wsp>
                      <wps:cNvSpPr/>
                      <wps:spPr>
                        <a:xfrm>
                          <a:off x="0" y="0"/>
                          <a:ext cx="1009650" cy="4572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BCBC2B" id="Rectangle 39" o:spid="_x0000_s1026" style="position:absolute;margin-left:0;margin-top:21.6pt;width:79.5pt;height:36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" fillcolor="#555 [2160]" strokecolor="black [3200]" strokeweight=".5pt">
                <v:fill color2="#313131 [2608]" rotate="t" colors="0 #9b9b9b;.5 #8e8e8e;1 #797979" focus="100%" type="gradient">
                  <o:fill v:ext="view" type="gradientUnscaled"/>
                </v:fill>
                <w10:wrap anchorx="margin"/>
              </v:rect>
            </w:pict>
          </mc:Fallback>
        </mc:AlternateContent>
      </w:r>
      <w:r w:rsidR="0015723E">
        <w:rPr>
          <w:noProof/>
        </w:rPr>
        <mc:AlternateContent>
          <mc:Choice Requires="wps">
            <w:drawing>
              <wp:anchor distT="45720" distB="45720" distL="114300" distR="114300" simplePos="0" relativeHeight="251649024" behindDoc="0" locked="0" layoutInCell="1" allowOverlap="1" wp14:anchorId="79B58907" wp14:editId="38440868">
                <wp:simplePos x="0" y="0"/>
                <wp:positionH relativeFrom="column">
                  <wp:posOffset>5143500</wp:posOffset>
                </wp:positionH>
                <wp:positionV relativeFrom="paragraph">
                  <wp:posOffset>210820</wp:posOffset>
                </wp:positionV>
                <wp:extent cx="958850" cy="374650"/>
                <wp:effectExtent l="0" t="0" r="12700" b="25400"/>
                <wp:wrapSquare wrapText="bothSides"/>
                <wp:docPr id="158665292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374650"/>
                        </a:xfrm>
                        <a:prstGeom prst="rect">
                          <a:avLst/>
                        </a:prstGeom>
                        <a:solidFill>
                          <a:srgbClr val="FFFFFF"/>
                        </a:solidFill>
                        <a:ln w="9525">
                          <a:solidFill>
                            <a:srgbClr val="000000"/>
                          </a:solidFill>
                          <a:miter lim="800000"/>
                          <a:headEnd/>
                          <a:tailEnd/>
                        </a:ln>
                      </wps:spPr>
                      <wps:txbx>
                        <w:txbxContent>
                          <w:p w14:paraId="5EDBDE21" w14:textId="26797C48" w:rsidR="0015723E" w:rsidRPr="003E0497" w:rsidRDefault="003F01BE" w:rsidP="0015723E">
                            <w:pPr>
                              <w:rPr>
                                <w:b/>
                                <w:bCs/>
                                <w:sz w:val="28"/>
                                <w:szCs w:val="28"/>
                                <w:lang w:val="en-US"/>
                              </w:rPr>
                            </w:pPr>
                            <w:r>
                              <w:rPr>
                                <w:b/>
                                <w:bCs/>
                                <w:sz w:val="28"/>
                                <w:szCs w:val="28"/>
                                <w:lang w:val="en-US"/>
                              </w:rPr>
                              <w:t>Database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58907" id="Text Box 38" o:spid="_x0000_s1027" type="#_x0000_t202" style="position:absolute;left:0;text-align:left;margin-left:405pt;margin-top:16.6pt;width:75.5pt;height:29.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">
                <v:textbox>
                  <w:txbxContent>
                    <w:p w14:paraId="5EDBDE21" w14:textId="26797C48" w:rsidR="0015723E" w:rsidRPr="003E0497" w:rsidRDefault="003F01BE" w:rsidP="0015723E">
                      <w:pPr>
                        <w:rPr>
                          <w:b/>
                          <w:bCs/>
                          <w:sz w:val="28"/>
                          <w:szCs w:val="28"/>
                          <w:lang w:val="en-US"/>
                        </w:rPr>
                      </w:pPr>
                      <w:r>
                        <w:rPr>
                          <w:b/>
                          <w:bCs/>
                          <w:sz w:val="28"/>
                          <w:szCs w:val="28"/>
                          <w:lang w:val="en-US"/>
                        </w:rPr>
                        <w:t>Database</w:t>
                      </w:r>
                    </w:p>
                  </w:txbxContent>
                </v:textbox>
                <w10:wrap type="square"/>
              </v:shape>
            </w:pict>
          </mc:Fallback>
        </mc:AlternateContent>
      </w:r>
      <w:r w:rsidR="0015723E">
        <w:rPr>
          <w:noProof/>
        </w:rPr>
        <mc:AlternateContent>
          <mc:Choice Requires="wps">
            <w:drawing>
              <wp:anchor distT="45720" distB="45720" distL="114300" distR="114300" simplePos="0" relativeHeight="251652096" behindDoc="0" locked="0" layoutInCell="1" allowOverlap="1" wp14:anchorId="61740C23" wp14:editId="118FE0A6">
                <wp:simplePos x="0" y="0"/>
                <wp:positionH relativeFrom="column">
                  <wp:posOffset>3009900</wp:posOffset>
                </wp:positionH>
                <wp:positionV relativeFrom="paragraph">
                  <wp:posOffset>179070</wp:posOffset>
                </wp:positionV>
                <wp:extent cx="450850" cy="247650"/>
                <wp:effectExtent l="0" t="0" r="25400" b="19050"/>
                <wp:wrapSquare wrapText="bothSides"/>
                <wp:docPr id="18887113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47650"/>
                        </a:xfrm>
                        <a:prstGeom prst="rect">
                          <a:avLst/>
                        </a:prstGeom>
                        <a:solidFill>
                          <a:srgbClr val="FFFFFF"/>
                        </a:solidFill>
                        <a:ln w="9525">
                          <a:solidFill>
                            <a:srgbClr val="000000"/>
                          </a:solidFill>
                          <a:miter lim="800000"/>
                          <a:headEnd/>
                          <a:tailEnd/>
                        </a:ln>
                      </wps:spPr>
                      <wps:txbx>
                        <w:txbxContent>
                          <w:p w14:paraId="2E16B20B" w14:textId="77777777" w:rsidR="0015723E" w:rsidRDefault="0015723E" w:rsidP="0015723E">
                            <w:r>
                              <w:t>0.0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40C23" id="Text Box 35" o:spid="_x0000_s1028" type="#_x0000_t202" style="position:absolute;left:0;text-align:left;margin-left:237pt;margin-top:14.1pt;width:35.5pt;height:19.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">
                <v:textbox>
                  <w:txbxContent>
                    <w:p w14:paraId="2E16B20B" w14:textId="77777777" w:rsidR="0015723E" w:rsidRDefault="0015723E" w:rsidP="0015723E">
                      <w:r>
                        <w:t>0.0</w:t>
                      </w:r>
                    </w:p>
                  </w:txbxContent>
                </v:textbox>
                <w10:wrap type="square"/>
              </v:shape>
            </w:pict>
          </mc:Fallback>
        </mc:AlternateContent>
      </w:r>
      <w:r w:rsidR="0015723E">
        <w:rPr>
          <w:noProof/>
        </w:rPr>
        <mc:AlternateContent>
          <mc:Choice Requires="wps">
            <w:drawing>
              <wp:anchor distT="0" distB="0" distL="114300" distR="114300" simplePos="0" relativeHeight="251654144" behindDoc="0" locked="0" layoutInCell="1" allowOverlap="1" wp14:anchorId="3C028E7B" wp14:editId="54CD4D68">
                <wp:simplePos x="0" y="0"/>
                <wp:positionH relativeFrom="column">
                  <wp:posOffset>5029200</wp:posOffset>
                </wp:positionH>
                <wp:positionV relativeFrom="paragraph">
                  <wp:posOffset>191770</wp:posOffset>
                </wp:positionV>
                <wp:extent cx="1193800" cy="457200"/>
                <wp:effectExtent l="0" t="0" r="25400" b="19050"/>
                <wp:wrapNone/>
                <wp:docPr id="2082545749" name="Rectangle 34"/>
                <wp:cNvGraphicFramePr/>
                <a:graphic xmlns:a="http://schemas.openxmlformats.org/drawingml/2006/main">
                  <a:graphicData uri="http://schemas.microsoft.com/office/word/2010/wordprocessingShape">
                    <wps:wsp>
                      <wps:cNvSpPr/>
                      <wps:spPr>
                        <a:xfrm>
                          <a:off x="0" y="0"/>
                          <a:ext cx="1193800" cy="4572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2F54A5" id="Rectangle 34" o:spid="_x0000_s1026" style="position:absolute;margin-left:396pt;margin-top:15.1pt;width:9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" fillcolor="#555 [2160]" strokecolor="black [3200]" strokeweight=".5pt">
                <v:fill color2="#313131 [2608]" rotate="t" colors="0 #9b9b9b;.5 #8e8e8e;1 #797979" focus="100%" type="gradient">
                  <o:fill v:ext="view" type="gradientUnscaled"/>
                </v:fill>
              </v:rect>
            </w:pict>
          </mc:Fallback>
        </mc:AlternateContent>
      </w:r>
      <w:r w:rsidR="0015723E">
        <w:rPr>
          <w:noProof/>
        </w:rPr>
        <mc:AlternateContent>
          <mc:Choice Requires="wps">
            <w:drawing>
              <wp:anchor distT="0" distB="0" distL="114300" distR="114300" simplePos="0" relativeHeight="251644928" behindDoc="0" locked="0" layoutInCell="1" allowOverlap="1" wp14:anchorId="4920D083" wp14:editId="103E5A4D">
                <wp:simplePos x="0" y="0"/>
                <wp:positionH relativeFrom="column">
                  <wp:posOffset>2298700</wp:posOffset>
                </wp:positionH>
                <wp:positionV relativeFrom="paragraph">
                  <wp:posOffset>83820</wp:posOffset>
                </wp:positionV>
                <wp:extent cx="1885950" cy="1822450"/>
                <wp:effectExtent l="0" t="0" r="19050" b="25400"/>
                <wp:wrapNone/>
                <wp:docPr id="701623752" name="Flowchart: Connector 33"/>
                <wp:cNvGraphicFramePr/>
                <a:graphic xmlns:a="http://schemas.openxmlformats.org/drawingml/2006/main">
                  <a:graphicData uri="http://schemas.microsoft.com/office/word/2010/wordprocessingShape">
                    <wps:wsp>
                      <wps:cNvSpPr/>
                      <wps:spPr>
                        <a:xfrm>
                          <a:off x="0" y="0"/>
                          <a:ext cx="1885950" cy="1822450"/>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49D25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181pt;margin-top:6.6pt;width:148.5pt;height:1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" fillcolor="#555 [2160]" strokecolor="black [3200]" strokeweight=".5pt">
                <v:fill color2="#313131 [2608]" rotate="t" colors="0 #9b9b9b;.5 #8e8e8e;1 #797979" focus="100%" type="gradient">
                  <o:fill v:ext="view" type="gradientUnscaled"/>
                </v:fill>
                <v:stroke joinstyle="miter"/>
              </v:shape>
            </w:pict>
          </mc:Fallback>
        </mc:AlternateContent>
      </w:r>
      <w:r w:rsidR="0015723E">
        <w:rPr>
          <w:rFonts w:ascii="Times New Roman" w:hAnsi="Times New Roman" w:cs="Times New Roman"/>
          <w:b/>
          <w:bCs/>
          <w:sz w:val="24"/>
          <w:szCs w:val="24"/>
        </w:rPr>
        <w:t xml:space="preserve">                                </w:t>
      </w:r>
    </w:p>
    <w:p w14:paraId="706F5750" w14:textId="1B30153D" w:rsidR="0015723E" w:rsidRDefault="003E0497" w:rsidP="0015723E">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0" distB="0" distL="114300" distR="114300" simplePos="0" relativeHeight="251655168" behindDoc="0" locked="0" layoutInCell="1" allowOverlap="1" wp14:anchorId="0B50D626" wp14:editId="61AB3C5A">
                <wp:simplePos x="0" y="0"/>
                <wp:positionH relativeFrom="column">
                  <wp:posOffset>895350</wp:posOffset>
                </wp:positionH>
                <wp:positionV relativeFrom="paragraph">
                  <wp:posOffset>131445</wp:posOffset>
                </wp:positionV>
                <wp:extent cx="1343025" cy="168275"/>
                <wp:effectExtent l="0" t="0" r="66675" b="79375"/>
                <wp:wrapNone/>
                <wp:docPr id="610627639" name="Straight Arrow Connector 43"/>
                <wp:cNvGraphicFramePr/>
                <a:graphic xmlns:a="http://schemas.openxmlformats.org/drawingml/2006/main">
                  <a:graphicData uri="http://schemas.microsoft.com/office/word/2010/wordprocessingShape">
                    <wps:wsp>
                      <wps:cNvCnPr/>
                      <wps:spPr>
                        <a:xfrm>
                          <a:off x="0" y="0"/>
                          <a:ext cx="1343025" cy="16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63E673" id="_x0000_t32" coordsize="21600,21600" o:spt="32" o:oned="t" path="m,l21600,21600e" filled="f">
                <v:path arrowok="t" fillok="f" o:connecttype="none"/>
                <o:lock v:ext="edit" shapetype="t"/>
              </v:shapetype>
              <v:shape id="Straight Arrow Connector 43" o:spid="_x0000_s1026" type="#_x0000_t32" style="position:absolute;margin-left:70.5pt;margin-top:10.35pt;width:105.7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" strokecolor="black [3200]" strokeweight=".5pt">
                <v:stroke endarrow="block" joinstyle="miter"/>
              </v:shape>
            </w:pict>
          </mc:Fallback>
        </mc:AlternateContent>
      </w:r>
      <w:r>
        <w:rPr>
          <w:rFonts w:ascii="Calibri" w:hAnsi="Calibri" w:cs="Mangal"/>
          <w:noProof/>
        </w:rPr>
        <mc:AlternateContent>
          <mc:Choice Requires="wps">
            <w:drawing>
              <wp:anchor distT="0" distB="0" distL="114300" distR="114300" simplePos="0" relativeHeight="251656192" behindDoc="0" locked="0" layoutInCell="1" allowOverlap="1" wp14:anchorId="63DA063C" wp14:editId="1010C263">
                <wp:simplePos x="0" y="0"/>
                <wp:positionH relativeFrom="column">
                  <wp:posOffset>4067176</wp:posOffset>
                </wp:positionH>
                <wp:positionV relativeFrom="paragraph">
                  <wp:posOffset>36194</wp:posOffset>
                </wp:positionV>
                <wp:extent cx="857250" cy="66675"/>
                <wp:effectExtent l="0" t="57150" r="19050" b="28575"/>
                <wp:wrapNone/>
                <wp:docPr id="784341059" name="Straight Arrow Connector 43"/>
                <wp:cNvGraphicFramePr/>
                <a:graphic xmlns:a="http://schemas.openxmlformats.org/drawingml/2006/main">
                  <a:graphicData uri="http://schemas.microsoft.com/office/word/2010/wordprocessingShape">
                    <wps:wsp>
                      <wps:cNvCnPr/>
                      <wps:spPr>
                        <a:xfrm flipV="1">
                          <a:off x="0" y="0"/>
                          <a:ext cx="8572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FDA7B" id="Straight Arrow Connector 43" o:spid="_x0000_s1026" type="#_x0000_t32" style="position:absolute;margin-left:320.25pt;margin-top:2.85pt;width:67.5pt;height: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" strokecolor="black [3200]" strokeweight=".5pt">
                <v:stroke endarrow="block" joinstyle="miter"/>
              </v:shape>
            </w:pict>
          </mc:Fallback>
        </mc:AlternateContent>
      </w:r>
      <w:r w:rsidR="0015723E">
        <w:rPr>
          <w:rFonts w:ascii="Calibri" w:hAnsi="Calibri" w:cs="Mangal"/>
          <w:noProof/>
        </w:rPr>
        <mc:AlternateContent>
          <mc:Choice Requires="wps">
            <w:drawing>
              <wp:anchor distT="0" distB="0" distL="114300" distR="114300" simplePos="0" relativeHeight="251642880" behindDoc="0" locked="0" layoutInCell="1" allowOverlap="1" wp14:anchorId="1B76D889" wp14:editId="5E5E0D9D">
                <wp:simplePos x="0" y="0"/>
                <wp:positionH relativeFrom="column">
                  <wp:posOffset>2495550</wp:posOffset>
                </wp:positionH>
                <wp:positionV relativeFrom="paragraph">
                  <wp:posOffset>62230</wp:posOffset>
                </wp:positionV>
                <wp:extent cx="1492250" cy="12700"/>
                <wp:effectExtent l="0" t="0" r="31750" b="25400"/>
                <wp:wrapNone/>
                <wp:docPr id="466783218" name="Straight Connector 31"/>
                <wp:cNvGraphicFramePr/>
                <a:graphic xmlns:a="http://schemas.openxmlformats.org/drawingml/2006/main">
                  <a:graphicData uri="http://schemas.microsoft.com/office/word/2010/wordprocessingShape">
                    <wps:wsp>
                      <wps:cNvCnPr/>
                      <wps:spPr>
                        <a:xfrm>
                          <a:off x="0" y="0"/>
                          <a:ext cx="14922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D08C72" id="Straight Connector 3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4.9pt" to="31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" strokecolor="black [3200]" strokeweight=".5pt">
                <v:stroke joinstyle="miter"/>
              </v:line>
            </w:pict>
          </mc:Fallback>
        </mc:AlternateContent>
      </w:r>
      <w:r w:rsidR="0015723E">
        <w:rPr>
          <w:rFonts w:ascii="Times New Roman" w:hAnsi="Times New Roman" w:cs="Times New Roman"/>
          <w:b/>
          <w:bCs/>
          <w:sz w:val="24"/>
          <w:szCs w:val="24"/>
        </w:rPr>
        <w:t xml:space="preserve">                             </w:t>
      </w:r>
    </w:p>
    <w:p w14:paraId="7A759D95" w14:textId="60CB008D" w:rsidR="0015723E" w:rsidRDefault="002D2019" w:rsidP="0015723E">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45720" distB="45720" distL="114300" distR="114300" simplePos="0" relativeHeight="251651072" behindDoc="0" locked="0" layoutInCell="1" allowOverlap="1" wp14:anchorId="7FFE3D96" wp14:editId="12628DDA">
                <wp:simplePos x="0" y="0"/>
                <wp:positionH relativeFrom="column">
                  <wp:posOffset>95250</wp:posOffset>
                </wp:positionH>
                <wp:positionV relativeFrom="paragraph">
                  <wp:posOffset>367030</wp:posOffset>
                </wp:positionV>
                <wp:extent cx="666750" cy="342900"/>
                <wp:effectExtent l="0" t="0" r="19050" b="19050"/>
                <wp:wrapSquare wrapText="bothSides"/>
                <wp:docPr id="17815552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42900"/>
                        </a:xfrm>
                        <a:prstGeom prst="rect">
                          <a:avLst/>
                        </a:prstGeom>
                        <a:solidFill>
                          <a:srgbClr val="FFFFFF"/>
                        </a:solidFill>
                        <a:ln w="9525">
                          <a:solidFill>
                            <a:srgbClr val="000000"/>
                          </a:solidFill>
                          <a:miter lim="800000"/>
                          <a:headEnd/>
                          <a:tailEnd/>
                        </a:ln>
                      </wps:spPr>
                      <wps:txbx>
                        <w:txbxContent>
                          <w:p w14:paraId="524F0873" w14:textId="77777777" w:rsidR="0015723E" w:rsidRDefault="0015723E" w:rsidP="0015723E">
                            <w:pPr>
                              <w:rPr>
                                <w:b/>
                                <w:bCs/>
                                <w:sz w:val="32"/>
                                <w:szCs w:val="32"/>
                              </w:rPr>
                            </w:pPr>
                            <w:r>
                              <w:rPr>
                                <w:b/>
                                <w:bCs/>
                                <w:sz w:val="32"/>
                                <w:szCs w:val="32"/>
                              </w:rPr>
                              <w:t>User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3D96" id="Text Box 24" o:spid="_x0000_s1029" type="#_x0000_t202" style="position:absolute;left:0;text-align:left;margin-left:7.5pt;margin-top:28.9pt;width:52.5pt;height:2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">
                <v:textbox>
                  <w:txbxContent>
                    <w:p w14:paraId="524F0873" w14:textId="77777777" w:rsidR="0015723E" w:rsidRDefault="0015723E" w:rsidP="0015723E">
                      <w:pPr>
                        <w:rPr>
                          <w:b/>
                          <w:bCs/>
                          <w:sz w:val="32"/>
                          <w:szCs w:val="32"/>
                        </w:rPr>
                      </w:pPr>
                      <w:r>
                        <w:rPr>
                          <w:b/>
                          <w:bCs/>
                          <w:sz w:val="32"/>
                          <w:szCs w:val="32"/>
                        </w:rPr>
                        <w:t>User</w:t>
                      </w:r>
                    </w:p>
                  </w:txbxContent>
                </v:textbox>
                <w10:wrap type="square"/>
              </v:shape>
            </w:pict>
          </mc:Fallback>
        </mc:AlternateContent>
      </w:r>
      <w:r>
        <w:rPr>
          <w:rFonts w:ascii="Calibri" w:hAnsi="Calibri" w:cs="Mangal"/>
          <w:noProof/>
        </w:rPr>
        <mc:AlternateContent>
          <mc:Choice Requires="wps">
            <w:drawing>
              <wp:anchor distT="0" distB="0" distL="114300" distR="114300" simplePos="0" relativeHeight="251648000" behindDoc="0" locked="0" layoutInCell="1" allowOverlap="1" wp14:anchorId="62DA77C7" wp14:editId="12C8112B">
                <wp:simplePos x="0" y="0"/>
                <wp:positionH relativeFrom="column">
                  <wp:posOffset>-104776</wp:posOffset>
                </wp:positionH>
                <wp:positionV relativeFrom="paragraph">
                  <wp:posOffset>328930</wp:posOffset>
                </wp:positionV>
                <wp:extent cx="1095375" cy="476250"/>
                <wp:effectExtent l="0" t="0" r="28575" b="19050"/>
                <wp:wrapNone/>
                <wp:docPr id="1514785875" name="Rectangle 26"/>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4FC766" id="Rectangle 26" o:spid="_x0000_s1026" style="position:absolute;margin-left:-8.25pt;margin-top:25.9pt;width:86.2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" fillcolor="#555 [2160]" strokecolor="black [3200]" strokeweight=".5pt">
                <v:fill color2="#313131 [2608]" rotate="t" colors="0 #9b9b9b;.5 #8e8e8e;1 #797979" focus="100%" type="gradient">
                  <o:fill v:ext="view" type="gradientUnscaled"/>
                </v:fill>
              </v:rect>
            </w:pict>
          </mc:Fallback>
        </mc:AlternateContent>
      </w:r>
      <w:r w:rsidR="003E0497">
        <w:rPr>
          <w:rFonts w:ascii="Calibri" w:hAnsi="Calibri" w:cs="Mangal"/>
          <w:noProof/>
        </w:rPr>
        <mc:AlternateContent>
          <mc:Choice Requires="wps">
            <w:drawing>
              <wp:anchor distT="45720" distB="45720" distL="114300" distR="114300" simplePos="0" relativeHeight="251650048" behindDoc="0" locked="0" layoutInCell="1" allowOverlap="1" wp14:anchorId="004B4674" wp14:editId="3996F5F9">
                <wp:simplePos x="0" y="0"/>
                <wp:positionH relativeFrom="column">
                  <wp:posOffset>2476500</wp:posOffset>
                </wp:positionH>
                <wp:positionV relativeFrom="paragraph">
                  <wp:posOffset>5080</wp:posOffset>
                </wp:positionV>
                <wp:extent cx="1533525" cy="695325"/>
                <wp:effectExtent l="0" t="0" r="28575" b="28575"/>
                <wp:wrapSquare wrapText="bothSides"/>
                <wp:docPr id="16662536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695325"/>
                        </a:xfrm>
                        <a:prstGeom prst="rect">
                          <a:avLst/>
                        </a:prstGeom>
                        <a:solidFill>
                          <a:srgbClr val="FFFFFF"/>
                        </a:solidFill>
                        <a:ln w="9525">
                          <a:solidFill>
                            <a:srgbClr val="000000"/>
                          </a:solidFill>
                          <a:miter lim="800000"/>
                          <a:headEnd/>
                          <a:tailEnd/>
                        </a:ln>
                      </wps:spPr>
                      <wps:txbx>
                        <w:txbxContent>
                          <w:p w14:paraId="40201618" w14:textId="0D9B5408" w:rsidR="0015723E" w:rsidRDefault="003E0497" w:rsidP="0015723E">
                            <w:pPr>
                              <w:rPr>
                                <w:b/>
                                <w:bCs/>
                                <w:sz w:val="28"/>
                                <w:szCs w:val="28"/>
                                <w:lang w:val="en-US"/>
                              </w:rPr>
                            </w:pPr>
                            <w:r>
                              <w:rPr>
                                <w:b/>
                                <w:bCs/>
                                <w:sz w:val="28"/>
                                <w:szCs w:val="28"/>
                                <w:lang w:val="en-US"/>
                              </w:rPr>
                              <w:t>Atm Management</w:t>
                            </w:r>
                          </w:p>
                          <w:p w14:paraId="29533032" w14:textId="5143EA8D" w:rsidR="003E0497" w:rsidRDefault="003E0497" w:rsidP="003E0497">
                            <w:pPr>
                              <w:ind w:firstLine="720"/>
                              <w:rPr>
                                <w:b/>
                                <w:bCs/>
                                <w:sz w:val="28"/>
                                <w:szCs w:val="28"/>
                                <w:lang w:val="en-US"/>
                              </w:rPr>
                            </w:pPr>
                            <w:r>
                              <w:rPr>
                                <w:b/>
                                <w:bCs/>
                                <w:sz w:val="28"/>
                                <w:szCs w:val="28"/>
                                <w:lang w:val="en-US"/>
                              </w:rPr>
                              <w:t>System</w:t>
                            </w:r>
                          </w:p>
                          <w:p w14:paraId="08A3B380" w14:textId="77777777" w:rsidR="003E0497" w:rsidRPr="003E0497" w:rsidRDefault="003E0497" w:rsidP="0015723E">
                            <w:pPr>
                              <w:rPr>
                                <w:b/>
                                <w:bCs/>
                                <w:sz w:val="28"/>
                                <w:szCs w:val="2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B4674" id="Text Box 27" o:spid="_x0000_s1030" type="#_x0000_t202" style="position:absolute;left:0;text-align:left;margin-left:195pt;margin-top:.4pt;width:120.75pt;height:54.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">
                <v:textbox>
                  <w:txbxContent>
                    <w:p w14:paraId="40201618" w14:textId="0D9B5408" w:rsidR="0015723E" w:rsidRDefault="003E0497" w:rsidP="0015723E">
                      <w:pPr>
                        <w:rPr>
                          <w:b/>
                          <w:bCs/>
                          <w:sz w:val="28"/>
                          <w:szCs w:val="28"/>
                          <w:lang w:val="en-US"/>
                        </w:rPr>
                      </w:pPr>
                      <w:r>
                        <w:rPr>
                          <w:b/>
                          <w:bCs/>
                          <w:sz w:val="28"/>
                          <w:szCs w:val="28"/>
                          <w:lang w:val="en-US"/>
                        </w:rPr>
                        <w:t>Atm Management</w:t>
                      </w:r>
                    </w:p>
                    <w:p w14:paraId="29533032" w14:textId="5143EA8D" w:rsidR="003E0497" w:rsidRDefault="003E0497" w:rsidP="003E0497">
                      <w:pPr>
                        <w:ind w:firstLine="720"/>
                        <w:rPr>
                          <w:b/>
                          <w:bCs/>
                          <w:sz w:val="28"/>
                          <w:szCs w:val="28"/>
                          <w:lang w:val="en-US"/>
                        </w:rPr>
                      </w:pPr>
                      <w:r>
                        <w:rPr>
                          <w:b/>
                          <w:bCs/>
                          <w:sz w:val="28"/>
                          <w:szCs w:val="28"/>
                          <w:lang w:val="en-US"/>
                        </w:rPr>
                        <w:t>System</w:t>
                      </w:r>
                    </w:p>
                    <w:p w14:paraId="08A3B380" w14:textId="77777777" w:rsidR="003E0497" w:rsidRPr="003E0497" w:rsidRDefault="003E0497" w:rsidP="0015723E">
                      <w:pPr>
                        <w:rPr>
                          <w:b/>
                          <w:bCs/>
                          <w:sz w:val="28"/>
                          <w:szCs w:val="28"/>
                          <w:lang w:val="en-US"/>
                        </w:rPr>
                      </w:pPr>
                    </w:p>
                  </w:txbxContent>
                </v:textbox>
                <w10:wrap type="square"/>
              </v:shape>
            </w:pict>
          </mc:Fallback>
        </mc:AlternateContent>
      </w:r>
    </w:p>
    <w:p w14:paraId="0D2B5159" w14:textId="69E7404F" w:rsidR="0015723E" w:rsidRDefault="002D2019" w:rsidP="0015723E">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0" distB="0" distL="114300" distR="114300" simplePos="0" relativeHeight="251653120" behindDoc="0" locked="0" layoutInCell="1" allowOverlap="1" wp14:anchorId="578DA4E4" wp14:editId="21E6D079">
                <wp:simplePos x="0" y="0"/>
                <wp:positionH relativeFrom="column">
                  <wp:posOffset>5162550</wp:posOffset>
                </wp:positionH>
                <wp:positionV relativeFrom="paragraph">
                  <wp:posOffset>116840</wp:posOffset>
                </wp:positionV>
                <wp:extent cx="971550" cy="276225"/>
                <wp:effectExtent l="0" t="0" r="19050" b="28575"/>
                <wp:wrapNone/>
                <wp:docPr id="2047505376" name="Text Box 23"/>
                <wp:cNvGraphicFramePr/>
                <a:graphic xmlns:a="http://schemas.openxmlformats.org/drawingml/2006/main">
                  <a:graphicData uri="http://schemas.microsoft.com/office/word/2010/wordprocessingShape">
                    <wps:wsp>
                      <wps:cNvSpPr txBox="1"/>
                      <wps:spPr>
                        <a:xfrm>
                          <a:off x="0" y="0"/>
                          <a:ext cx="971550" cy="276225"/>
                        </a:xfrm>
                        <a:prstGeom prst="rect">
                          <a:avLst/>
                        </a:prstGeom>
                        <a:solidFill>
                          <a:schemeClr val="lt1"/>
                        </a:solidFill>
                        <a:ln w="6350">
                          <a:solidFill>
                            <a:prstClr val="black"/>
                          </a:solidFill>
                        </a:ln>
                      </wps:spPr>
                      <wps:txbx>
                        <w:txbxContent>
                          <w:p w14:paraId="60ABFF76" w14:textId="2888A5E9" w:rsidR="0015723E" w:rsidRPr="00614EA2" w:rsidRDefault="003E0497" w:rsidP="0015723E">
                            <w:pPr>
                              <w:rPr>
                                <w:b/>
                                <w:bCs/>
                                <w:sz w:val="28"/>
                                <w:szCs w:val="28"/>
                                <w:lang w:val="en-US"/>
                              </w:rPr>
                            </w:pPr>
                            <w:r w:rsidRPr="00614EA2">
                              <w:rPr>
                                <w:b/>
                                <w:bCs/>
                                <w:sz w:val="28"/>
                                <w:szCs w:val="28"/>
                                <w:lang w:val="en-US"/>
                              </w:rPr>
                              <w:t>Interface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8DA4E4" id="Text Box 23" o:spid="_x0000_s1031" type="#_x0000_t202" style="position:absolute;left:0;text-align:left;margin-left:406.5pt;margin-top:9.2pt;width:76.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" fillcolor="white [3201]" strokeweight=".5pt">
                <v:textbox>
                  <w:txbxContent>
                    <w:p w14:paraId="60ABFF76" w14:textId="2888A5E9" w:rsidR="0015723E" w:rsidRPr="00614EA2" w:rsidRDefault="003E0497" w:rsidP="0015723E">
                      <w:pPr>
                        <w:rPr>
                          <w:b/>
                          <w:bCs/>
                          <w:sz w:val="28"/>
                          <w:szCs w:val="28"/>
                          <w:lang w:val="en-US"/>
                        </w:rPr>
                      </w:pPr>
                      <w:r w:rsidRPr="00614EA2">
                        <w:rPr>
                          <w:b/>
                          <w:bCs/>
                          <w:sz w:val="28"/>
                          <w:szCs w:val="28"/>
                          <w:lang w:val="en-US"/>
                        </w:rPr>
                        <w:t>Interface</w:t>
                      </w:r>
                    </w:p>
                  </w:txbxContent>
                </v:textbox>
              </v:shape>
            </w:pict>
          </mc:Fallback>
        </mc:AlternateContent>
      </w:r>
      <w:r w:rsidR="003F01BE">
        <w:rPr>
          <w:rFonts w:ascii="Calibri" w:hAnsi="Calibri" w:cs="Mangal"/>
          <w:noProof/>
        </w:rPr>
        <mc:AlternateContent>
          <mc:Choice Requires="wps">
            <w:drawing>
              <wp:anchor distT="0" distB="0" distL="114300" distR="114300" simplePos="0" relativeHeight="251643904" behindDoc="0" locked="0" layoutInCell="1" allowOverlap="1" wp14:anchorId="7231EA81" wp14:editId="3184E1D2">
                <wp:simplePos x="0" y="0"/>
                <wp:positionH relativeFrom="column">
                  <wp:posOffset>863600</wp:posOffset>
                </wp:positionH>
                <wp:positionV relativeFrom="paragraph">
                  <wp:posOffset>73025</wp:posOffset>
                </wp:positionV>
                <wp:extent cx="1416050" cy="6350"/>
                <wp:effectExtent l="0" t="57150" r="31750" b="88900"/>
                <wp:wrapNone/>
                <wp:docPr id="637828366" name="Straight Arrow Connector 25"/>
                <wp:cNvGraphicFramePr/>
                <a:graphic xmlns:a="http://schemas.openxmlformats.org/drawingml/2006/main">
                  <a:graphicData uri="http://schemas.microsoft.com/office/word/2010/wordprocessingShape">
                    <wps:wsp>
                      <wps:cNvCnPr/>
                      <wps:spPr>
                        <a:xfrm>
                          <a:off x="0" y="0"/>
                          <a:ext cx="1416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865F91" id="Straight Arrow Connector 25" o:spid="_x0000_s1026" type="#_x0000_t32" style="position:absolute;margin-left:68pt;margin-top:5.75pt;width:111.5pt;height:.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" strokecolor="black [3200]" strokeweight=".5pt">
                <v:stroke endarrow="block" joinstyle="miter"/>
              </v:shape>
            </w:pict>
          </mc:Fallback>
        </mc:AlternateContent>
      </w:r>
      <w:r w:rsidR="003E0497">
        <w:rPr>
          <w:rFonts w:ascii="Calibri" w:hAnsi="Calibri" w:cs="Mangal"/>
          <w:noProof/>
        </w:rPr>
        <mc:AlternateContent>
          <mc:Choice Requires="wps">
            <w:drawing>
              <wp:anchor distT="0" distB="0" distL="114300" distR="114300" simplePos="0" relativeHeight="251657216" behindDoc="0" locked="0" layoutInCell="1" allowOverlap="1" wp14:anchorId="531C0958" wp14:editId="6D6FCC32">
                <wp:simplePos x="0" y="0"/>
                <wp:positionH relativeFrom="column">
                  <wp:posOffset>4191000</wp:posOffset>
                </wp:positionH>
                <wp:positionV relativeFrom="paragraph">
                  <wp:posOffset>135889</wp:posOffset>
                </wp:positionV>
                <wp:extent cx="800100" cy="152400"/>
                <wp:effectExtent l="0" t="0" r="76200" b="76200"/>
                <wp:wrapNone/>
                <wp:docPr id="909249037" name="Straight Arrow Connector 43"/>
                <wp:cNvGraphicFramePr/>
                <a:graphic xmlns:a="http://schemas.openxmlformats.org/drawingml/2006/main">
                  <a:graphicData uri="http://schemas.microsoft.com/office/word/2010/wordprocessingShape">
                    <wps:wsp>
                      <wps:cNvCnPr/>
                      <wps:spPr>
                        <a:xfrm>
                          <a:off x="0" y="0"/>
                          <a:ext cx="8001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4E691" id="Straight Arrow Connector 43" o:spid="_x0000_s1026" type="#_x0000_t32" style="position:absolute;margin-left:330pt;margin-top:10.7pt;width:63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" strokecolor="black [3200]" strokeweight=".5pt">
                <v:stroke endarrow="block" joinstyle="miter"/>
              </v:shape>
            </w:pict>
          </mc:Fallback>
        </mc:AlternateContent>
      </w:r>
      <w:r w:rsidR="0015723E">
        <w:rPr>
          <w:rFonts w:ascii="Calibri" w:hAnsi="Calibri" w:cs="Mangal"/>
          <w:noProof/>
        </w:rPr>
        <mc:AlternateContent>
          <mc:Choice Requires="wps">
            <w:drawing>
              <wp:anchor distT="0" distB="0" distL="114300" distR="114300" simplePos="0" relativeHeight="251645952" behindDoc="0" locked="0" layoutInCell="1" allowOverlap="1" wp14:anchorId="1A95EB5D" wp14:editId="168D27AF">
                <wp:simplePos x="0" y="0"/>
                <wp:positionH relativeFrom="column">
                  <wp:posOffset>5048250</wp:posOffset>
                </wp:positionH>
                <wp:positionV relativeFrom="paragraph">
                  <wp:posOffset>44450</wp:posOffset>
                </wp:positionV>
                <wp:extent cx="1136650" cy="450850"/>
                <wp:effectExtent l="0" t="0" r="25400" b="25400"/>
                <wp:wrapNone/>
                <wp:docPr id="720273614" name="Rectangle 20"/>
                <wp:cNvGraphicFramePr/>
                <a:graphic xmlns:a="http://schemas.openxmlformats.org/drawingml/2006/main">
                  <a:graphicData uri="http://schemas.microsoft.com/office/word/2010/wordprocessingShape">
                    <wps:wsp>
                      <wps:cNvSpPr/>
                      <wps:spPr>
                        <a:xfrm>
                          <a:off x="0" y="0"/>
                          <a:ext cx="1136650" cy="4508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78CF81" id="Rectangle 20" o:spid="_x0000_s1026" style="position:absolute;margin-left:397.5pt;margin-top:3.5pt;width:89.5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" fillcolor="#555 [2160]" strokecolor="black [3200]" strokeweight=".5pt">
                <v:fill color2="#313131 [2608]" rotate="t" colors="0 #9b9b9b;.5 #8e8e8e;1 #797979" focus="100%" type="gradient">
                  <o:fill v:ext="view" type="gradientUnscaled"/>
                </v:fill>
              </v:rect>
            </w:pict>
          </mc:Fallback>
        </mc:AlternateContent>
      </w:r>
      <w:r w:rsidR="0015723E">
        <w:rPr>
          <w:rFonts w:ascii="Times New Roman" w:hAnsi="Times New Roman" w:cs="Times New Roman"/>
          <w:b/>
          <w:bCs/>
          <w:sz w:val="24"/>
          <w:szCs w:val="24"/>
        </w:rPr>
        <w:t xml:space="preserve">z                                                                                                                                      </w:t>
      </w:r>
    </w:p>
    <w:p w14:paraId="51DC6C51" w14:textId="63FEED36" w:rsidR="0015723E" w:rsidRDefault="0015723E" w:rsidP="001572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03446FB" w14:textId="7B7A2DCA" w:rsidR="0015723E" w:rsidRDefault="0015723E" w:rsidP="0015723E">
      <w:pPr>
        <w:spacing w:line="360" w:lineRule="auto"/>
        <w:jc w:val="both"/>
        <w:rPr>
          <w:rFonts w:ascii="Times New Roman" w:hAnsi="Times New Roman" w:cs="Times New Roman"/>
          <w:b/>
          <w:bCs/>
          <w:sz w:val="24"/>
          <w:szCs w:val="24"/>
        </w:rPr>
      </w:pPr>
    </w:p>
    <w:p w14:paraId="0BB9141C" w14:textId="77777777" w:rsidR="002D2019" w:rsidRDefault="002D2019" w:rsidP="002D2019">
      <w:pPr>
        <w:spacing w:line="360" w:lineRule="auto"/>
        <w:jc w:val="both"/>
        <w:rPr>
          <w:rFonts w:ascii="Times New Roman" w:hAnsi="Times New Roman" w:cs="Times New Roman"/>
          <w:b/>
          <w:bCs/>
          <w:sz w:val="24"/>
          <w:szCs w:val="24"/>
        </w:rPr>
      </w:pPr>
    </w:p>
    <w:p w14:paraId="56453808" w14:textId="77777777" w:rsidR="002D2019" w:rsidRDefault="002D2019" w:rsidP="002D20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level DFD:</w:t>
      </w:r>
    </w:p>
    <w:p w14:paraId="38837E26" w14:textId="77777777" w:rsidR="002D2019" w:rsidRDefault="002D2019" w:rsidP="002D2019">
      <w:pPr>
        <w:spacing w:line="360" w:lineRule="auto"/>
        <w:jc w:val="both"/>
        <w:rPr>
          <w:rFonts w:ascii="Calibri" w:hAnsi="Calibri" w:cs="Mangal"/>
          <w:noProof/>
        </w:rPr>
      </w:pPr>
    </w:p>
    <w:p w14:paraId="278B3938" w14:textId="49BE3E10" w:rsidR="002D2019" w:rsidRDefault="002D2019" w:rsidP="002D2019">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45720" distB="45720" distL="114300" distR="114300" simplePos="0" relativeHeight="251670528" behindDoc="0" locked="0" layoutInCell="1" allowOverlap="1" wp14:anchorId="13274628" wp14:editId="5670F075">
                <wp:simplePos x="0" y="0"/>
                <wp:positionH relativeFrom="column">
                  <wp:posOffset>904240</wp:posOffset>
                </wp:positionH>
                <wp:positionV relativeFrom="paragraph">
                  <wp:posOffset>118745</wp:posOffset>
                </wp:positionV>
                <wp:extent cx="1019175" cy="292100"/>
                <wp:effectExtent l="0" t="0" r="28575" b="12700"/>
                <wp:wrapSquare wrapText="bothSides"/>
                <wp:docPr id="56949098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92100"/>
                        </a:xfrm>
                        <a:prstGeom prst="rect">
                          <a:avLst/>
                        </a:prstGeom>
                        <a:solidFill>
                          <a:srgbClr val="FFFFFF"/>
                        </a:solidFill>
                        <a:ln w="9525">
                          <a:solidFill>
                            <a:srgbClr val="000000"/>
                          </a:solidFill>
                          <a:miter lim="800000"/>
                          <a:headEnd/>
                          <a:tailEnd/>
                        </a:ln>
                      </wps:spPr>
                      <wps:txbx>
                        <w:txbxContent>
                          <w:p w14:paraId="1A8054F5" w14:textId="3C8CC073" w:rsidR="002D2019" w:rsidRPr="002D2019" w:rsidRDefault="002D2019" w:rsidP="002D2019">
                            <w:pPr>
                              <w:rPr>
                                <w:lang w:val="en-US"/>
                              </w:rPr>
                            </w:pPr>
                            <w:r>
                              <w:rPr>
                                <w:lang w:val="en-US"/>
                              </w:rPr>
                              <w:t>card number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74628" id="Text Box 51" o:spid="_x0000_s1032" type="#_x0000_t202" style="position:absolute;left:0;text-align:left;margin-left:71.2pt;margin-top:9.35pt;width:80.25pt;height:2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">
                <v:textbox>
                  <w:txbxContent>
                    <w:p w14:paraId="1A8054F5" w14:textId="3C8CC073" w:rsidR="002D2019" w:rsidRPr="002D2019" w:rsidRDefault="002D2019" w:rsidP="002D2019">
                      <w:pPr>
                        <w:rPr>
                          <w:lang w:val="en-US"/>
                        </w:rPr>
                      </w:pPr>
                      <w:r>
                        <w:rPr>
                          <w:lang w:val="en-US"/>
                        </w:rPr>
                        <w:t>card number</w:t>
                      </w:r>
                    </w:p>
                  </w:txbxContent>
                </v:textbox>
                <w10:wrap type="square"/>
              </v:shape>
            </w:pict>
          </mc:Fallback>
        </mc:AlternateContent>
      </w:r>
      <w:r>
        <w:rPr>
          <w:rFonts w:ascii="Calibri" w:hAnsi="Calibri" w:cs="Mangal"/>
          <w:noProof/>
        </w:rPr>
        <mc:AlternateContent>
          <mc:Choice Requires="wps">
            <w:drawing>
              <wp:anchor distT="0" distB="0" distL="114300" distR="114300" simplePos="0" relativeHeight="251660288" behindDoc="0" locked="0" layoutInCell="1" allowOverlap="1" wp14:anchorId="1EA4A9A5" wp14:editId="6D728FD0">
                <wp:simplePos x="0" y="0"/>
                <wp:positionH relativeFrom="column">
                  <wp:posOffset>-409575</wp:posOffset>
                </wp:positionH>
                <wp:positionV relativeFrom="paragraph">
                  <wp:posOffset>452120</wp:posOffset>
                </wp:positionV>
                <wp:extent cx="1171575" cy="647700"/>
                <wp:effectExtent l="0" t="0" r="28575" b="19050"/>
                <wp:wrapNone/>
                <wp:docPr id="952013818" name="Rectangle 48"/>
                <wp:cNvGraphicFramePr/>
                <a:graphic xmlns:a="http://schemas.openxmlformats.org/drawingml/2006/main">
                  <a:graphicData uri="http://schemas.microsoft.com/office/word/2010/wordprocessingShape">
                    <wps:wsp>
                      <wps:cNvSpPr/>
                      <wps:spPr>
                        <a:xfrm>
                          <a:off x="0" y="0"/>
                          <a:ext cx="1171575" cy="6477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3CFE09" id="Rectangle 48" o:spid="_x0000_s1026" style="position:absolute;margin-left:-32.25pt;margin-top:35.6pt;width:92.25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45720" distB="45720" distL="114300" distR="114300" simplePos="0" relativeHeight="251668480" behindDoc="0" locked="0" layoutInCell="1" allowOverlap="1" wp14:anchorId="6B4A01AD" wp14:editId="4693E1B2">
                <wp:simplePos x="0" y="0"/>
                <wp:positionH relativeFrom="column">
                  <wp:posOffset>2425700</wp:posOffset>
                </wp:positionH>
                <wp:positionV relativeFrom="paragraph">
                  <wp:posOffset>109855</wp:posOffset>
                </wp:positionV>
                <wp:extent cx="406400" cy="260350"/>
                <wp:effectExtent l="0" t="0" r="12700" b="25400"/>
                <wp:wrapSquare wrapText="bothSides"/>
                <wp:docPr id="178011677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60350"/>
                        </a:xfrm>
                        <a:prstGeom prst="rect">
                          <a:avLst/>
                        </a:prstGeom>
                        <a:solidFill>
                          <a:srgbClr val="FFFFFF"/>
                        </a:solidFill>
                        <a:ln w="9525">
                          <a:solidFill>
                            <a:srgbClr val="000000"/>
                          </a:solidFill>
                          <a:miter lim="800000"/>
                          <a:headEnd/>
                          <a:tailEnd/>
                        </a:ln>
                      </wps:spPr>
                      <wps:txbx>
                        <w:txbxContent>
                          <w:p w14:paraId="5FC955AC" w14:textId="77777777" w:rsidR="002D2019" w:rsidRDefault="002D2019" w:rsidP="002D2019">
                            <w:r>
                              <w:t>1.0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01AD" id="Text Box 64" o:spid="_x0000_s1033" type="#_x0000_t202" style="position:absolute;left:0;text-align:left;margin-left:191pt;margin-top:8.65pt;width:32pt;height:2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">
                <v:textbox>
                  <w:txbxContent>
                    <w:p w14:paraId="5FC955AC" w14:textId="77777777" w:rsidR="002D2019" w:rsidRDefault="002D2019" w:rsidP="002D2019">
                      <w:r>
                        <w:t>1.0</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112F3D17" wp14:editId="3D23E01B">
                <wp:simplePos x="0" y="0"/>
                <wp:positionH relativeFrom="column">
                  <wp:posOffset>5067300</wp:posOffset>
                </wp:positionH>
                <wp:positionV relativeFrom="paragraph">
                  <wp:posOffset>313055</wp:posOffset>
                </wp:positionV>
                <wp:extent cx="635000" cy="317500"/>
                <wp:effectExtent l="0" t="0" r="12700" b="25400"/>
                <wp:wrapSquare wrapText="bothSides"/>
                <wp:docPr id="47154238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317500"/>
                        </a:xfrm>
                        <a:prstGeom prst="rect">
                          <a:avLst/>
                        </a:prstGeom>
                        <a:solidFill>
                          <a:srgbClr val="FFFFFF"/>
                        </a:solidFill>
                        <a:ln w="9525">
                          <a:solidFill>
                            <a:srgbClr val="000000"/>
                          </a:solidFill>
                          <a:miter lim="800000"/>
                          <a:headEnd/>
                          <a:tailEnd/>
                        </a:ln>
                      </wps:spPr>
                      <wps:txbx>
                        <w:txbxContent>
                          <w:p w14:paraId="49E87FD3" w14:textId="77777777" w:rsidR="002D2019" w:rsidRDefault="002D2019" w:rsidP="002D2019">
                            <w:pPr>
                              <w:rPr>
                                <w:b/>
                                <w:bCs/>
                                <w:sz w:val="24"/>
                                <w:szCs w:val="24"/>
                              </w:rPr>
                            </w:pPr>
                            <w:r>
                              <w:rPr>
                                <w:b/>
                                <w:bCs/>
                                <w:sz w:val="24"/>
                                <w:szCs w:val="24"/>
                              </w:rPr>
                              <w:t>Admin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3D17" id="Text Box 63" o:spid="_x0000_s1034" type="#_x0000_t202" style="position:absolute;left:0;text-align:left;margin-left:399pt;margin-top:24.65pt;width:50pt;height: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">
                <v:textbox>
                  <w:txbxContent>
                    <w:p w14:paraId="49E87FD3" w14:textId="77777777" w:rsidR="002D2019" w:rsidRDefault="002D2019" w:rsidP="002D2019">
                      <w:pPr>
                        <w:rPr>
                          <w:b/>
                          <w:bCs/>
                          <w:sz w:val="24"/>
                          <w:szCs w:val="24"/>
                        </w:rPr>
                      </w:pPr>
                      <w:r>
                        <w:rPr>
                          <w:b/>
                          <w:bCs/>
                          <w:sz w:val="24"/>
                          <w:szCs w:val="24"/>
                        </w:rPr>
                        <w:t>Admin</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38C47ABD" wp14:editId="2293BF23">
                <wp:simplePos x="0" y="0"/>
                <wp:positionH relativeFrom="column">
                  <wp:posOffset>1981200</wp:posOffset>
                </wp:positionH>
                <wp:positionV relativeFrom="paragraph">
                  <wp:posOffset>71755</wp:posOffset>
                </wp:positionV>
                <wp:extent cx="1314450" cy="1117600"/>
                <wp:effectExtent l="0" t="0" r="19050" b="25400"/>
                <wp:wrapNone/>
                <wp:docPr id="646615833" name="Flowchart: Connector 61"/>
                <wp:cNvGraphicFramePr/>
                <a:graphic xmlns:a="http://schemas.openxmlformats.org/drawingml/2006/main">
                  <a:graphicData uri="http://schemas.microsoft.com/office/word/2010/wordprocessingShape">
                    <wps:wsp>
                      <wps:cNvSpPr/>
                      <wps:spPr>
                        <a:xfrm>
                          <a:off x="0" y="0"/>
                          <a:ext cx="1314450" cy="1117600"/>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5F3FA0" id="Flowchart: Connector 61" o:spid="_x0000_s1026" type="#_x0000_t120" style="position:absolute;margin-left:156pt;margin-top:5.65pt;width:103.5pt;height: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" fillcolor="#555 [2160]" strokecolor="black [3200]" strokeweight=".5pt">
                <v:fill color2="#313131 [2608]" rotate="t" colors="0 #9b9b9b;.5 #8e8e8e;1 #797979"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659264" behindDoc="0" locked="0" layoutInCell="1" allowOverlap="1" wp14:anchorId="64A5768E" wp14:editId="4E334253">
                <wp:simplePos x="0" y="0"/>
                <wp:positionH relativeFrom="column">
                  <wp:posOffset>2044700</wp:posOffset>
                </wp:positionH>
                <wp:positionV relativeFrom="paragraph">
                  <wp:posOffset>389255</wp:posOffset>
                </wp:positionV>
                <wp:extent cx="1155700" cy="6350"/>
                <wp:effectExtent l="0" t="0" r="25400" b="31750"/>
                <wp:wrapNone/>
                <wp:docPr id="652905293" name="Straight Connector 60"/>
                <wp:cNvGraphicFramePr/>
                <a:graphic xmlns:a="http://schemas.openxmlformats.org/drawingml/2006/main">
                  <a:graphicData uri="http://schemas.microsoft.com/office/word/2010/wordprocessingShape">
                    <wps:wsp>
                      <wps:cNvCnPr/>
                      <wps:spPr>
                        <a:xfrm flipV="1">
                          <a:off x="0" y="0"/>
                          <a:ext cx="11557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EB28C9" id="Straight Connector 6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30.65pt" to="252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AC213E2" wp14:editId="28BA980C">
                <wp:simplePos x="0" y="0"/>
                <wp:positionH relativeFrom="column">
                  <wp:posOffset>4838700</wp:posOffset>
                </wp:positionH>
                <wp:positionV relativeFrom="paragraph">
                  <wp:posOffset>281305</wp:posOffset>
                </wp:positionV>
                <wp:extent cx="1079500" cy="374650"/>
                <wp:effectExtent l="0" t="0" r="25400" b="25400"/>
                <wp:wrapNone/>
                <wp:docPr id="241163497" name="Rectangle 59"/>
                <wp:cNvGraphicFramePr/>
                <a:graphic xmlns:a="http://schemas.openxmlformats.org/drawingml/2006/main">
                  <a:graphicData uri="http://schemas.microsoft.com/office/word/2010/wordprocessingShape">
                    <wps:wsp>
                      <wps:cNvSpPr/>
                      <wps:spPr>
                        <a:xfrm>
                          <a:off x="0" y="0"/>
                          <a:ext cx="1079500" cy="3746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E28426" id="Rectangle 59" o:spid="_x0000_s1026" style="position:absolute;margin-left:381pt;margin-top:22.15pt;width:8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" fillcolor="#555 [2160]" strokecolor="black [3200]" strokeweight=".5pt">
                <v:fill color2="#313131 [2608]" rotate="t" colors="0 #9b9b9b;.5 #8e8e8e;1 #797979" focus="100%" type="gradient">
                  <o:fill v:ext="view" type="gradientUnscaled"/>
                </v:fill>
              </v:rect>
            </w:pict>
          </mc:Fallback>
        </mc:AlternateContent>
      </w:r>
    </w:p>
    <w:p w14:paraId="231EE2C7" w14:textId="37168AAC" w:rsidR="002D2019" w:rsidRDefault="002D2019" w:rsidP="002D2019">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0" distB="0" distL="114300" distR="114300" simplePos="0" relativeHeight="251672576" behindDoc="0" locked="0" layoutInCell="1" allowOverlap="1" wp14:anchorId="2E41325C" wp14:editId="0A6F1248">
                <wp:simplePos x="0" y="0"/>
                <wp:positionH relativeFrom="column">
                  <wp:posOffset>790575</wp:posOffset>
                </wp:positionH>
                <wp:positionV relativeFrom="paragraph">
                  <wp:posOffset>260986</wp:posOffset>
                </wp:positionV>
                <wp:extent cx="1076325" cy="45719"/>
                <wp:effectExtent l="0" t="76200" r="9525" b="50165"/>
                <wp:wrapNone/>
                <wp:docPr id="1033649880" name="Straight Arrow Connector 66"/>
                <wp:cNvGraphicFramePr/>
                <a:graphic xmlns:a="http://schemas.openxmlformats.org/drawingml/2006/main">
                  <a:graphicData uri="http://schemas.microsoft.com/office/word/2010/wordprocessingShape">
                    <wps:wsp>
                      <wps:cNvCnPr/>
                      <wps:spPr>
                        <a:xfrm flipV="1">
                          <a:off x="0" y="0"/>
                          <a:ext cx="1076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3A92" id="Straight Arrow Connector 66" o:spid="_x0000_s1026" type="#_x0000_t32" style="position:absolute;margin-left:62.25pt;margin-top:20.55pt;width:84.7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" strokecolor="black [3200]" strokeweight=".5pt">
                <v:stroke endarrow="block" joinstyle="miter"/>
              </v:shape>
            </w:pict>
          </mc:Fallback>
        </mc:AlternateContent>
      </w:r>
      <w:r>
        <w:rPr>
          <w:rFonts w:ascii="Calibri" w:hAnsi="Calibri" w:cs="Mangal"/>
          <w:noProof/>
        </w:rPr>
        <mc:AlternateContent>
          <mc:Choice Requires="wps">
            <w:drawing>
              <wp:anchor distT="45720" distB="45720" distL="114300" distR="114300" simplePos="0" relativeHeight="251665408" behindDoc="0" locked="0" layoutInCell="1" allowOverlap="1" wp14:anchorId="7838305F" wp14:editId="3D03C5A6">
                <wp:simplePos x="0" y="0"/>
                <wp:positionH relativeFrom="column">
                  <wp:posOffset>-180975</wp:posOffset>
                </wp:positionH>
                <wp:positionV relativeFrom="paragraph">
                  <wp:posOffset>249555</wp:posOffset>
                </wp:positionV>
                <wp:extent cx="771525" cy="419100"/>
                <wp:effectExtent l="0" t="0" r="28575" b="19050"/>
                <wp:wrapSquare wrapText="bothSides"/>
                <wp:docPr id="8485279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19100"/>
                        </a:xfrm>
                        <a:prstGeom prst="rect">
                          <a:avLst/>
                        </a:prstGeom>
                        <a:solidFill>
                          <a:srgbClr val="FFFFFF"/>
                        </a:solidFill>
                        <a:ln w="9525">
                          <a:solidFill>
                            <a:srgbClr val="000000"/>
                          </a:solidFill>
                          <a:miter lim="800000"/>
                          <a:headEnd/>
                          <a:tailEnd/>
                        </a:ln>
                      </wps:spPr>
                      <wps:txbx>
                        <w:txbxContent>
                          <w:p w14:paraId="09D9DEC4" w14:textId="77777777" w:rsidR="002D2019" w:rsidRDefault="002D2019" w:rsidP="002D2019">
                            <w:pPr>
                              <w:rPr>
                                <w:b/>
                                <w:bCs/>
                                <w:sz w:val="24"/>
                                <w:szCs w:val="24"/>
                              </w:rPr>
                            </w:pPr>
                            <w:r>
                              <w:rPr>
                                <w:b/>
                                <w:bCs/>
                                <w:sz w:val="24"/>
                                <w:szCs w:val="24"/>
                              </w:rPr>
                              <w:t>user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8305F" id="Text Box 49" o:spid="_x0000_s1035" type="#_x0000_t202" style="position:absolute;left:0;text-align:left;margin-left:-14.25pt;margin-top:19.65pt;width:60.75pt;height: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">
                <v:textbox>
                  <w:txbxContent>
                    <w:p w14:paraId="09D9DEC4" w14:textId="77777777" w:rsidR="002D2019" w:rsidRDefault="002D2019" w:rsidP="002D2019">
                      <w:pPr>
                        <w:rPr>
                          <w:b/>
                          <w:bCs/>
                          <w:sz w:val="24"/>
                          <w:szCs w:val="24"/>
                        </w:rPr>
                      </w:pPr>
                      <w:r>
                        <w:rPr>
                          <w:b/>
                          <w:bCs/>
                          <w:sz w:val="24"/>
                          <w:szCs w:val="24"/>
                        </w:rPr>
                        <w:t>user</w:t>
                      </w:r>
                    </w:p>
                  </w:txbxContent>
                </v:textbox>
                <w10:wrap type="square"/>
              </v:shape>
            </w:pict>
          </mc:Fallback>
        </mc:AlternateContent>
      </w:r>
      <w:r>
        <w:rPr>
          <w:rFonts w:ascii="Calibri" w:hAnsi="Calibri" w:cs="Mangal"/>
          <w:noProof/>
        </w:rPr>
        <mc:AlternateContent>
          <mc:Choice Requires="wps">
            <w:drawing>
              <wp:anchor distT="45720" distB="45720" distL="114300" distR="114300" simplePos="0" relativeHeight="251669504" behindDoc="0" locked="0" layoutInCell="1" allowOverlap="1" wp14:anchorId="32BCE816" wp14:editId="4DB510BB">
                <wp:simplePos x="0" y="0"/>
                <wp:positionH relativeFrom="column">
                  <wp:posOffset>2336800</wp:posOffset>
                </wp:positionH>
                <wp:positionV relativeFrom="paragraph">
                  <wp:posOffset>139065</wp:posOffset>
                </wp:positionV>
                <wp:extent cx="609600" cy="374650"/>
                <wp:effectExtent l="0" t="0" r="19050" b="25400"/>
                <wp:wrapSquare wrapText="bothSides"/>
                <wp:docPr id="206689314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74650"/>
                        </a:xfrm>
                        <a:prstGeom prst="rect">
                          <a:avLst/>
                        </a:prstGeom>
                        <a:solidFill>
                          <a:srgbClr val="FFFFFF"/>
                        </a:solidFill>
                        <a:ln w="9525">
                          <a:solidFill>
                            <a:srgbClr val="000000"/>
                          </a:solidFill>
                          <a:miter lim="800000"/>
                          <a:headEnd/>
                          <a:tailEnd/>
                        </a:ln>
                      </wps:spPr>
                      <wps:txbx>
                        <w:txbxContent>
                          <w:p w14:paraId="2633563E" w14:textId="77777777" w:rsidR="002D2019" w:rsidRDefault="002D2019" w:rsidP="002D2019">
                            <w:pPr>
                              <w:rPr>
                                <w:b/>
                                <w:bCs/>
                                <w:sz w:val="28"/>
                                <w:szCs w:val="28"/>
                              </w:rPr>
                            </w:pPr>
                            <w:r>
                              <w:rPr>
                                <w:b/>
                                <w:bCs/>
                                <w:sz w:val="28"/>
                                <w:szCs w:val="28"/>
                              </w:rPr>
                              <w:t>login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CE816" id="Text Box 56" o:spid="_x0000_s1036" type="#_x0000_t202" style="position:absolute;left:0;text-align:left;margin-left:184pt;margin-top:10.95pt;width:48pt;height: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">
                <v:textbox>
                  <w:txbxContent>
                    <w:p w14:paraId="2633563E" w14:textId="77777777" w:rsidR="002D2019" w:rsidRDefault="002D2019" w:rsidP="002D2019">
                      <w:pPr>
                        <w:rPr>
                          <w:b/>
                          <w:bCs/>
                          <w:sz w:val="28"/>
                          <w:szCs w:val="28"/>
                        </w:rPr>
                      </w:pPr>
                      <w:r>
                        <w:rPr>
                          <w:b/>
                          <w:bCs/>
                          <w:sz w:val="28"/>
                          <w:szCs w:val="28"/>
                        </w:rPr>
                        <w:t>login</w:t>
                      </w:r>
                    </w:p>
                  </w:txbxContent>
                </v:textbox>
                <w10:wrap type="square"/>
              </v:shape>
            </w:pict>
          </mc:Fallback>
        </mc:AlternateContent>
      </w:r>
      <w:r>
        <w:rPr>
          <w:rFonts w:ascii="Calibri" w:hAnsi="Calibri" w:cs="Mangal"/>
          <w:noProof/>
        </w:rPr>
        <mc:AlternateContent>
          <mc:Choice Requires="wps">
            <w:drawing>
              <wp:anchor distT="0" distB="0" distL="114300" distR="114300" simplePos="0" relativeHeight="251663360" behindDoc="0" locked="0" layoutInCell="1" allowOverlap="1" wp14:anchorId="44307C8F" wp14:editId="21FBD95B">
                <wp:simplePos x="0" y="0"/>
                <wp:positionH relativeFrom="column">
                  <wp:posOffset>3289300</wp:posOffset>
                </wp:positionH>
                <wp:positionV relativeFrom="paragraph">
                  <wp:posOffset>24765</wp:posOffset>
                </wp:positionV>
                <wp:extent cx="1511300" cy="45720"/>
                <wp:effectExtent l="0" t="38100" r="31750" b="87630"/>
                <wp:wrapNone/>
                <wp:docPr id="1348016706" name="Straight Arrow Connector 52"/>
                <wp:cNvGraphicFramePr/>
                <a:graphic xmlns:a="http://schemas.openxmlformats.org/drawingml/2006/main">
                  <a:graphicData uri="http://schemas.microsoft.com/office/word/2010/wordprocessingShape">
                    <wps:wsp>
                      <wps:cNvCnPr/>
                      <wps:spPr>
                        <a:xfrm>
                          <a:off x="0" y="0"/>
                          <a:ext cx="15113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B902D" id="Straight Arrow Connector 52" o:spid="_x0000_s1026" type="#_x0000_t32" style="position:absolute;margin-left:259pt;margin-top:1.95pt;width:119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" strokecolor="black [3200]" strokeweight=".5pt">
                <v:stroke endarrow="block" joinstyle="miter"/>
              </v:shape>
            </w:pict>
          </mc:Fallback>
        </mc:AlternateContent>
      </w:r>
    </w:p>
    <w:p w14:paraId="084D9006" w14:textId="5BFC5937" w:rsidR="00E17975" w:rsidRDefault="002D0CBF" w:rsidP="000E0236">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0" distB="0" distL="114300" distR="114300" simplePos="0" relativeHeight="251662336" behindDoc="0" locked="0" layoutInCell="1" allowOverlap="1" wp14:anchorId="2E0CDF9B" wp14:editId="53642575">
                <wp:simplePos x="0" y="0"/>
                <wp:positionH relativeFrom="column">
                  <wp:posOffset>4905374</wp:posOffset>
                </wp:positionH>
                <wp:positionV relativeFrom="paragraph">
                  <wp:posOffset>275590</wp:posOffset>
                </wp:positionV>
                <wp:extent cx="1419225" cy="469900"/>
                <wp:effectExtent l="0" t="0" r="28575" b="25400"/>
                <wp:wrapNone/>
                <wp:docPr id="148062387" name="Rectangle 47"/>
                <wp:cNvGraphicFramePr/>
                <a:graphic xmlns:a="http://schemas.openxmlformats.org/drawingml/2006/main">
                  <a:graphicData uri="http://schemas.microsoft.com/office/word/2010/wordprocessingShape">
                    <wps:wsp>
                      <wps:cNvSpPr/>
                      <wps:spPr>
                        <a:xfrm>
                          <a:off x="0" y="0"/>
                          <a:ext cx="1419225" cy="4699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3213DE" id="Rectangle 47" o:spid="_x0000_s1026" style="position:absolute;margin-left:386.25pt;margin-top:21.7pt;width:111.75pt;height: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" fillcolor="#555 [2160]" strokecolor="black [3200]" strokeweight=".5pt">
                <v:fill color2="#313131 [2608]" rotate="t" colors="0 #9b9b9b;.5 #8e8e8e;1 #797979" focus="100%" type="gradient">
                  <o:fill v:ext="view" type="gradientUnscaled"/>
                </v:fill>
              </v:rect>
            </w:pict>
          </mc:Fallback>
        </mc:AlternateContent>
      </w:r>
      <w:r w:rsidR="002D2019">
        <w:rPr>
          <w:rFonts w:ascii="Calibri" w:hAnsi="Calibri" w:cs="Mangal"/>
          <w:noProof/>
        </w:rPr>
        <mc:AlternateContent>
          <mc:Choice Requires="wps">
            <w:drawing>
              <wp:anchor distT="0" distB="0" distL="114300" distR="114300" simplePos="0" relativeHeight="251673600" behindDoc="0" locked="0" layoutInCell="1" allowOverlap="1" wp14:anchorId="00E9338D" wp14:editId="3FC93E48">
                <wp:simplePos x="0" y="0"/>
                <wp:positionH relativeFrom="column">
                  <wp:posOffset>723901</wp:posOffset>
                </wp:positionH>
                <wp:positionV relativeFrom="paragraph">
                  <wp:posOffset>189864</wp:posOffset>
                </wp:positionV>
                <wp:extent cx="1276350" cy="66675"/>
                <wp:effectExtent l="0" t="57150" r="19050" b="28575"/>
                <wp:wrapNone/>
                <wp:docPr id="1045872020" name="Straight Arrow Connector 66"/>
                <wp:cNvGraphicFramePr/>
                <a:graphic xmlns:a="http://schemas.openxmlformats.org/drawingml/2006/main">
                  <a:graphicData uri="http://schemas.microsoft.com/office/word/2010/wordprocessingShape">
                    <wps:wsp>
                      <wps:cNvCnPr/>
                      <wps:spPr>
                        <a:xfrm flipV="1">
                          <a:off x="0" y="0"/>
                          <a:ext cx="12763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1C05F" id="Straight Arrow Connector 66" o:spid="_x0000_s1026" type="#_x0000_t32" style="position:absolute;margin-left:57pt;margin-top:14.95pt;width:100.5pt;height:5.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" strokecolor="black [3200]" strokeweight=".5pt">
                <v:stroke endarrow="block" joinstyle="miter"/>
              </v:shape>
            </w:pict>
          </mc:Fallback>
        </mc:AlternateContent>
      </w:r>
      <w:r w:rsidR="002D2019">
        <w:rPr>
          <w:rFonts w:ascii="Calibri" w:hAnsi="Calibri" w:cs="Mangal"/>
          <w:noProof/>
        </w:rPr>
        <mc:AlternateContent>
          <mc:Choice Requires="wps">
            <w:drawing>
              <wp:anchor distT="0" distB="0" distL="114300" distR="114300" simplePos="0" relativeHeight="251664384" behindDoc="0" locked="0" layoutInCell="1" allowOverlap="1" wp14:anchorId="3EEB0DC8" wp14:editId="597CC52C">
                <wp:simplePos x="0" y="0"/>
                <wp:positionH relativeFrom="column">
                  <wp:posOffset>3060700</wp:posOffset>
                </wp:positionH>
                <wp:positionV relativeFrom="paragraph">
                  <wp:posOffset>288925</wp:posOffset>
                </wp:positionV>
                <wp:extent cx="1835150" cy="203200"/>
                <wp:effectExtent l="0" t="76200" r="12700" b="25400"/>
                <wp:wrapNone/>
                <wp:docPr id="979682472" name="Connector: Elbow 46"/>
                <wp:cNvGraphicFramePr/>
                <a:graphic xmlns:a="http://schemas.openxmlformats.org/drawingml/2006/main">
                  <a:graphicData uri="http://schemas.microsoft.com/office/word/2010/wordprocessingShape">
                    <wps:wsp>
                      <wps:cNvCnPr/>
                      <wps:spPr>
                        <a:xfrm flipH="1" flipV="1">
                          <a:off x="0" y="0"/>
                          <a:ext cx="1835150" cy="203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3C2A4E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 o:spid="_x0000_s1026" type="#_x0000_t34" style="position:absolute;margin-left:241pt;margin-top:22.75pt;width:144.5pt;height:1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" strokecolor="black [3200]" strokeweight=".5pt">
                <v:stroke endarrow="block"/>
              </v:shape>
            </w:pict>
          </mc:Fallback>
        </mc:AlternateContent>
      </w:r>
      <w:r w:rsidR="000E0236">
        <w:rPr>
          <w:rFonts w:ascii="Times New Roman" w:hAnsi="Times New Roman" w:cs="Times New Roman"/>
          <w:b/>
          <w:bCs/>
          <w:sz w:val="24"/>
          <w:szCs w:val="24"/>
        </w:rPr>
        <w:t>\</w:t>
      </w:r>
    </w:p>
    <w:p w14:paraId="1C180141" w14:textId="7AF78804" w:rsidR="000E0236" w:rsidRDefault="004A4169" w:rsidP="000E0236">
      <w:pPr>
        <w:spacing w:line="360" w:lineRule="auto"/>
        <w:jc w:val="both"/>
        <w:rPr>
          <w:rFonts w:ascii="Times New Roman" w:hAnsi="Times New Roman" w:cs="Times New Roman"/>
          <w:b/>
          <w:bCs/>
          <w:sz w:val="24"/>
          <w:szCs w:val="24"/>
        </w:rPr>
      </w:pPr>
      <w:r>
        <w:rPr>
          <w:rFonts w:ascii="Calibri" w:hAnsi="Calibri" w:cs="Mangal"/>
          <w:noProof/>
        </w:rPr>
        <mc:AlternateContent>
          <mc:Choice Requires="wps">
            <w:drawing>
              <wp:anchor distT="45720" distB="45720" distL="114300" distR="114300" simplePos="0" relativeHeight="251671552" behindDoc="0" locked="0" layoutInCell="1" allowOverlap="1" wp14:anchorId="5A7C8EA4" wp14:editId="7ED62E9A">
                <wp:simplePos x="0" y="0"/>
                <wp:positionH relativeFrom="column">
                  <wp:posOffset>1006475</wp:posOffset>
                </wp:positionH>
                <wp:positionV relativeFrom="paragraph">
                  <wp:posOffset>4445</wp:posOffset>
                </wp:positionV>
                <wp:extent cx="762000" cy="285750"/>
                <wp:effectExtent l="0" t="0" r="19050" b="19050"/>
                <wp:wrapSquare wrapText="bothSides"/>
                <wp:docPr id="156528330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6EE59ED2" w14:textId="20DEDDB9" w:rsidR="002D2019" w:rsidRPr="002D2019" w:rsidRDefault="002D2019" w:rsidP="002D2019">
                            <w:pPr>
                              <w:rPr>
                                <w:lang w:val="en-US"/>
                              </w:rPr>
                            </w:pPr>
                            <w:r>
                              <w:rPr>
                                <w:lang w:val="en-US"/>
                              </w:rPr>
                              <w:t>pin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C8EA4" id="Text Box 45" o:spid="_x0000_s1037" type="#_x0000_t202" style="position:absolute;left:0;text-align:left;margin-left:79.25pt;margin-top:.35pt;width:60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">
                <v:textbox>
                  <w:txbxContent>
                    <w:p w14:paraId="6EE59ED2" w14:textId="20DEDDB9" w:rsidR="002D2019" w:rsidRPr="002D2019" w:rsidRDefault="002D2019" w:rsidP="002D2019">
                      <w:pPr>
                        <w:rPr>
                          <w:lang w:val="en-US"/>
                        </w:rPr>
                      </w:pPr>
                      <w:r>
                        <w:rPr>
                          <w:lang w:val="en-US"/>
                        </w:rPr>
                        <w:t>pin</w:t>
                      </w:r>
                    </w:p>
                  </w:txbxContent>
                </v:textbox>
                <w10:wrap type="square"/>
              </v:shape>
            </w:pict>
          </mc:Fallback>
        </mc:AlternateContent>
      </w:r>
      <w:r>
        <w:rPr>
          <w:rFonts w:ascii="Calibri" w:hAnsi="Calibri" w:cs="Mangal"/>
          <w:noProof/>
        </w:rPr>
        <mc:AlternateContent>
          <mc:Choice Requires="wps">
            <w:drawing>
              <wp:anchor distT="45720" distB="45720" distL="114300" distR="114300" simplePos="0" relativeHeight="251667456" behindDoc="0" locked="0" layoutInCell="1" allowOverlap="1" wp14:anchorId="64BB1597" wp14:editId="2723BD7F">
                <wp:simplePos x="0" y="0"/>
                <wp:positionH relativeFrom="margin">
                  <wp:posOffset>5067300</wp:posOffset>
                </wp:positionH>
                <wp:positionV relativeFrom="paragraph">
                  <wp:posOffset>70485</wp:posOffset>
                </wp:positionV>
                <wp:extent cx="1076325" cy="257175"/>
                <wp:effectExtent l="0" t="0" r="28575" b="28575"/>
                <wp:wrapSquare wrapText="bothSides"/>
                <wp:docPr id="190467009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57175"/>
                        </a:xfrm>
                        <a:prstGeom prst="rect">
                          <a:avLst/>
                        </a:prstGeom>
                        <a:solidFill>
                          <a:srgbClr val="FFFFFF"/>
                        </a:solidFill>
                        <a:ln w="9525">
                          <a:solidFill>
                            <a:srgbClr val="000000"/>
                          </a:solidFill>
                          <a:miter lim="800000"/>
                          <a:headEnd/>
                          <a:tailEnd/>
                        </a:ln>
                      </wps:spPr>
                      <wps:txbx>
                        <w:txbxContent>
                          <w:p w14:paraId="4847E99C" w14:textId="77777777" w:rsidR="002D2019" w:rsidRDefault="002D2019" w:rsidP="002D2019">
                            <w:pPr>
                              <w:rPr>
                                <w:b/>
                                <w:bCs/>
                                <w:sz w:val="24"/>
                                <w:szCs w:val="24"/>
                              </w:rPr>
                            </w:pPr>
                            <w:r>
                              <w:rPr>
                                <w:b/>
                                <w:bCs/>
                                <w:sz w:val="24"/>
                                <w:szCs w:val="24"/>
                              </w:rPr>
                              <w:t>Validation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B1597" id="Text Box 50" o:spid="_x0000_s1038" type="#_x0000_t202" style="position:absolute;left:0;text-align:left;margin-left:399pt;margin-top:5.55pt;width:84.75pt;height:20.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">
                <v:textbox>
                  <w:txbxContent>
                    <w:p w14:paraId="4847E99C" w14:textId="77777777" w:rsidR="002D2019" w:rsidRDefault="002D2019" w:rsidP="002D2019">
                      <w:pPr>
                        <w:rPr>
                          <w:b/>
                          <w:bCs/>
                          <w:sz w:val="24"/>
                          <w:szCs w:val="24"/>
                        </w:rPr>
                      </w:pPr>
                      <w:r>
                        <w:rPr>
                          <w:b/>
                          <w:bCs/>
                          <w:sz w:val="24"/>
                          <w:szCs w:val="24"/>
                        </w:rPr>
                        <w:t>Validation</w:t>
                      </w:r>
                    </w:p>
                  </w:txbxContent>
                </v:textbox>
                <w10:wrap type="square" anchorx="margin"/>
              </v:shape>
            </w:pict>
          </mc:Fallback>
        </mc:AlternateContent>
      </w:r>
    </w:p>
    <w:p w14:paraId="0EDFC494" w14:textId="77777777" w:rsidR="000E0236" w:rsidRPr="000E0236" w:rsidRDefault="000E0236" w:rsidP="000E0236">
      <w:pPr>
        <w:spacing w:line="360" w:lineRule="auto"/>
        <w:jc w:val="both"/>
        <w:rPr>
          <w:rFonts w:ascii="Times New Roman" w:hAnsi="Times New Roman" w:cs="Times New Roman"/>
          <w:b/>
          <w:bCs/>
          <w:sz w:val="24"/>
          <w:szCs w:val="24"/>
        </w:rPr>
      </w:pPr>
    </w:p>
    <w:p w14:paraId="2AEEB01F"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298F86A"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7C348E84"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4DF6330"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0EB9B20"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7B7785E"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5AFCD52A" w14:textId="153AD85E" w:rsidR="008C1A74" w:rsidRPr="00B718D2" w:rsidRDefault="00B718D2" w:rsidP="00B718D2">
      <w:pPr>
        <w:spacing w:line="360" w:lineRule="auto"/>
        <w:jc w:val="both"/>
        <w:rPr>
          <w:rFonts w:ascii="Times New Roman" w:hAnsi="Times New Roman" w:cs="Times New Roman"/>
          <w:b/>
          <w:bCs/>
          <w:sz w:val="32"/>
          <w:szCs w:val="32"/>
        </w:rPr>
      </w:pPr>
      <w:r w:rsidRPr="00B718D2">
        <w:rPr>
          <w:rFonts w:ascii="Times New Roman" w:hAnsi="Times New Roman" w:cs="Times New Roman"/>
          <w:b/>
          <w:bCs/>
          <w:sz w:val="32"/>
          <w:szCs w:val="32"/>
        </w:rPr>
        <w:lastRenderedPageBreak/>
        <w:t>Data Model</w:t>
      </w:r>
    </w:p>
    <w:p w14:paraId="4EF46247" w14:textId="3D4FE3FB" w:rsidR="00B718D2" w:rsidRDefault="00B718D2" w:rsidP="00B718D2">
      <w:pPr>
        <w:pStyle w:val="ListParagraph"/>
        <w:numPr>
          <w:ilvl w:val="0"/>
          <w:numId w:val="6"/>
        </w:numPr>
        <w:spacing w:line="360" w:lineRule="auto"/>
        <w:jc w:val="both"/>
        <w:rPr>
          <w:rFonts w:ascii="Times New Roman" w:hAnsi="Times New Roman" w:cs="Times New Roman"/>
          <w:b/>
          <w:bCs/>
          <w:sz w:val="32"/>
          <w:szCs w:val="32"/>
        </w:rPr>
      </w:pPr>
      <w:r w:rsidRPr="00B718D2">
        <w:rPr>
          <w:rFonts w:ascii="Times New Roman" w:hAnsi="Times New Roman" w:cs="Times New Roman"/>
          <w:b/>
          <w:bCs/>
          <w:sz w:val="32"/>
          <w:szCs w:val="32"/>
        </w:rPr>
        <w:t>Class Diagram:</w:t>
      </w:r>
    </w:p>
    <w:p w14:paraId="049E05C4" w14:textId="77777777" w:rsidR="00B718D2" w:rsidRPr="008C1A74" w:rsidRDefault="00B718D2" w:rsidP="008C1A74">
      <w:pPr>
        <w:spacing w:line="360" w:lineRule="auto"/>
        <w:jc w:val="both"/>
        <w:rPr>
          <w:rFonts w:ascii="Times New Roman" w:hAnsi="Times New Roman" w:cs="Times New Roman"/>
          <w:b/>
          <w:bCs/>
          <w:sz w:val="32"/>
          <w:szCs w:val="32"/>
        </w:rPr>
      </w:pPr>
    </w:p>
    <w:p w14:paraId="37EED346" w14:textId="4A60588E" w:rsidR="00B718D2" w:rsidRDefault="008C1A74" w:rsidP="00B718D2">
      <w:pPr>
        <w:pStyle w:val="ListParagraph"/>
        <w:spacing w:line="360" w:lineRule="auto"/>
        <w:ind w:left="78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32226A" wp14:editId="0287B3C0">
            <wp:extent cx="5731510" cy="3683635"/>
            <wp:effectExtent l="0" t="0" r="2540" b="0"/>
            <wp:docPr id="2001193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93138" name="Picture 2001193138"/>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3635"/>
                    </a:xfrm>
                    <a:prstGeom prst="rect">
                      <a:avLst/>
                    </a:prstGeom>
                  </pic:spPr>
                </pic:pic>
              </a:graphicData>
            </a:graphic>
          </wp:inline>
        </w:drawing>
      </w:r>
    </w:p>
    <w:p w14:paraId="0144A1EA" w14:textId="77777777" w:rsidR="00B718D2" w:rsidRPr="00B718D2" w:rsidRDefault="00B718D2" w:rsidP="00B718D2">
      <w:pPr>
        <w:pStyle w:val="ListParagraph"/>
        <w:spacing w:line="360" w:lineRule="auto"/>
        <w:ind w:left="780"/>
        <w:jc w:val="both"/>
        <w:rPr>
          <w:rFonts w:ascii="Times New Roman" w:hAnsi="Times New Roman" w:cs="Times New Roman"/>
          <w:b/>
          <w:bCs/>
          <w:sz w:val="32"/>
          <w:szCs w:val="32"/>
        </w:rPr>
      </w:pPr>
    </w:p>
    <w:p w14:paraId="4D1C3A4A"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2709354E"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2B60777"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C322528"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309C9438"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85360D5"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19FBCF36"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776183F" w14:textId="77777777" w:rsidR="00E17975" w:rsidRDefault="00E17975" w:rsidP="00200BE3">
      <w:pPr>
        <w:spacing w:after="328"/>
        <w:jc w:val="both"/>
        <w:rPr>
          <w:rFonts w:ascii="Times New Roman" w:hAnsi="Times New Roman" w:cs="Times New Roman"/>
          <w:b/>
          <w:sz w:val="32"/>
          <w:szCs w:val="32"/>
        </w:rPr>
      </w:pPr>
    </w:p>
    <w:p w14:paraId="19673B25" w14:textId="77777777" w:rsidR="00200BE3" w:rsidRPr="00200BE3" w:rsidRDefault="00200BE3" w:rsidP="00200BE3">
      <w:pPr>
        <w:spacing w:after="328"/>
        <w:jc w:val="both"/>
        <w:rPr>
          <w:rFonts w:ascii="Times New Roman" w:hAnsi="Times New Roman" w:cs="Times New Roman"/>
          <w:b/>
          <w:sz w:val="32"/>
          <w:szCs w:val="32"/>
        </w:rPr>
      </w:pPr>
    </w:p>
    <w:p w14:paraId="76D3728A"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684D6FF6" w14:textId="0553CBF5" w:rsidR="00E17975" w:rsidRPr="008C1A74" w:rsidRDefault="008C1A74" w:rsidP="008C1A74">
      <w:pPr>
        <w:pStyle w:val="ListParagraph"/>
        <w:numPr>
          <w:ilvl w:val="0"/>
          <w:numId w:val="6"/>
        </w:numPr>
        <w:spacing w:after="328"/>
        <w:jc w:val="both"/>
        <w:rPr>
          <w:rFonts w:ascii="Times New Roman" w:hAnsi="Times New Roman" w:cs="Times New Roman"/>
          <w:b/>
          <w:sz w:val="32"/>
          <w:szCs w:val="32"/>
        </w:rPr>
      </w:pPr>
      <w:r w:rsidRPr="008C1A74">
        <w:rPr>
          <w:rFonts w:ascii="Times New Roman" w:hAnsi="Times New Roman" w:cs="Times New Roman"/>
          <w:b/>
          <w:sz w:val="32"/>
          <w:szCs w:val="32"/>
        </w:rPr>
        <w:lastRenderedPageBreak/>
        <w:t>Object Diagram</w:t>
      </w:r>
    </w:p>
    <w:p w14:paraId="3E9FFE55"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090DB0DA" w14:textId="1A4071E7" w:rsidR="00E17975" w:rsidRPr="008C1A74" w:rsidRDefault="008C1A74" w:rsidP="008C1A74">
      <w:pPr>
        <w:spacing w:after="328"/>
        <w:jc w:val="both"/>
        <w:rPr>
          <w:rFonts w:ascii="Times New Roman" w:hAnsi="Times New Roman" w:cs="Times New Roman"/>
          <w:b/>
          <w:sz w:val="32"/>
          <w:szCs w:val="32"/>
        </w:rPr>
      </w:pPr>
      <w:r>
        <w:rPr>
          <w:noProof/>
        </w:rPr>
        <w:drawing>
          <wp:inline distT="0" distB="0" distL="0" distR="0" wp14:anchorId="355E7805" wp14:editId="7C59BA59">
            <wp:extent cx="5731510" cy="3909695"/>
            <wp:effectExtent l="0" t="0" r="2540" b="0"/>
            <wp:docPr id="750054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4794" name="Picture 750054794"/>
                    <pic:cNvPicPr/>
                  </pic:nvPicPr>
                  <pic:blipFill>
                    <a:blip r:embed="rId11">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3C5EF881"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45F3D47B"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50BF7129"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1E9D5A7"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6E493E9"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DBD55AF"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2BCEA58"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324575F"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724EA00"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5CC46D0"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0FBF6B1"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AA78938" w14:textId="77777777" w:rsidR="00F829CC" w:rsidRDefault="00F829CC" w:rsidP="007C2CF1">
      <w:pPr>
        <w:pStyle w:val="ListParagraph"/>
        <w:spacing w:after="328"/>
        <w:ind w:firstLine="720"/>
        <w:jc w:val="both"/>
        <w:rPr>
          <w:rFonts w:ascii="Times New Roman" w:hAnsi="Times New Roman" w:cs="Times New Roman"/>
          <w:b/>
          <w:sz w:val="32"/>
          <w:szCs w:val="32"/>
        </w:rPr>
      </w:pPr>
    </w:p>
    <w:p w14:paraId="1D4A5846" w14:textId="77777777" w:rsidR="00F829CC" w:rsidRDefault="00F829CC" w:rsidP="007C2CF1">
      <w:pPr>
        <w:pStyle w:val="ListParagraph"/>
        <w:spacing w:after="328"/>
        <w:ind w:firstLine="720"/>
        <w:jc w:val="both"/>
        <w:rPr>
          <w:rFonts w:ascii="Times New Roman" w:hAnsi="Times New Roman" w:cs="Times New Roman"/>
          <w:b/>
          <w:sz w:val="32"/>
          <w:szCs w:val="32"/>
        </w:rPr>
      </w:pPr>
    </w:p>
    <w:p w14:paraId="72600C6B" w14:textId="77777777" w:rsidR="00F829CC" w:rsidRDefault="00F829CC" w:rsidP="007C2CF1">
      <w:pPr>
        <w:pStyle w:val="ListParagraph"/>
        <w:spacing w:after="328"/>
        <w:ind w:firstLine="720"/>
        <w:jc w:val="both"/>
        <w:rPr>
          <w:rFonts w:ascii="Times New Roman" w:hAnsi="Times New Roman" w:cs="Times New Roman"/>
          <w:b/>
          <w:sz w:val="32"/>
          <w:szCs w:val="32"/>
        </w:rPr>
      </w:pPr>
    </w:p>
    <w:p w14:paraId="3C0DB588" w14:textId="77777777" w:rsidR="008C1A74" w:rsidRPr="008C1A74" w:rsidRDefault="008C1A74" w:rsidP="008C1A74">
      <w:pPr>
        <w:spacing w:after="328"/>
        <w:jc w:val="both"/>
        <w:rPr>
          <w:rFonts w:ascii="Times New Roman" w:hAnsi="Times New Roman" w:cs="Times New Roman"/>
          <w:b/>
          <w:sz w:val="32"/>
          <w:szCs w:val="32"/>
        </w:rPr>
      </w:pPr>
    </w:p>
    <w:p w14:paraId="6513C8BC" w14:textId="77777777" w:rsidR="008C1A74" w:rsidRPr="008C1A74" w:rsidRDefault="008C1A74" w:rsidP="008C1A74">
      <w:pPr>
        <w:spacing w:line="360" w:lineRule="auto"/>
        <w:jc w:val="both"/>
        <w:rPr>
          <w:rFonts w:ascii="Times New Roman" w:hAnsi="Times New Roman" w:cs="Times New Roman"/>
          <w:b/>
          <w:bCs/>
          <w:sz w:val="32"/>
          <w:szCs w:val="32"/>
        </w:rPr>
      </w:pPr>
      <w:r w:rsidRPr="008C1A74">
        <w:rPr>
          <w:rFonts w:ascii="Times New Roman" w:hAnsi="Times New Roman" w:cs="Times New Roman"/>
          <w:b/>
          <w:bCs/>
          <w:sz w:val="32"/>
          <w:szCs w:val="32"/>
        </w:rPr>
        <w:lastRenderedPageBreak/>
        <w:t xml:space="preserve">C) Use Case Diagram: </w:t>
      </w:r>
    </w:p>
    <w:p w14:paraId="207F5E24"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4C4D221" w14:textId="77777777" w:rsidR="00E17975" w:rsidRDefault="00E17975" w:rsidP="007C2CF1">
      <w:pPr>
        <w:pStyle w:val="ListParagraph"/>
        <w:spacing w:after="328"/>
        <w:ind w:firstLine="720"/>
        <w:jc w:val="both"/>
        <w:rPr>
          <w:rFonts w:ascii="Times New Roman" w:hAnsi="Times New Roman" w:cs="Times New Roman"/>
          <w:b/>
          <w:sz w:val="32"/>
          <w:szCs w:val="32"/>
        </w:rPr>
      </w:pPr>
    </w:p>
    <w:p w14:paraId="24D2AC0D" w14:textId="061E2A22" w:rsidR="00B718D2" w:rsidRPr="008C1A74" w:rsidRDefault="008C1A74" w:rsidP="008C1A74">
      <w:pPr>
        <w:spacing w:after="328"/>
        <w:jc w:val="both"/>
        <w:rPr>
          <w:rFonts w:ascii="Times New Roman" w:hAnsi="Times New Roman" w:cs="Times New Roman"/>
          <w:b/>
          <w:sz w:val="32"/>
          <w:szCs w:val="32"/>
        </w:rPr>
      </w:pPr>
      <w:r>
        <w:rPr>
          <w:noProof/>
        </w:rPr>
        <w:drawing>
          <wp:inline distT="0" distB="0" distL="0" distR="0" wp14:anchorId="4E42FC98" wp14:editId="0FA445C8">
            <wp:extent cx="5731510" cy="5142865"/>
            <wp:effectExtent l="0" t="0" r="2540" b="635"/>
            <wp:docPr id="236425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5818" name="Picture 236425818"/>
                    <pic:cNvPicPr/>
                  </pic:nvPicPr>
                  <pic:blipFill>
                    <a:blip r:embed="rId12">
                      <a:extLst>
                        <a:ext uri="{28A0092B-C50C-407E-A947-70E740481C1C}">
                          <a14:useLocalDpi xmlns:a14="http://schemas.microsoft.com/office/drawing/2010/main" val="0"/>
                        </a:ext>
                      </a:extLst>
                    </a:blip>
                    <a:stretch>
                      <a:fillRect/>
                    </a:stretch>
                  </pic:blipFill>
                  <pic:spPr>
                    <a:xfrm>
                      <a:off x="0" y="0"/>
                      <a:ext cx="5731510" cy="5142865"/>
                    </a:xfrm>
                    <a:prstGeom prst="rect">
                      <a:avLst/>
                    </a:prstGeom>
                  </pic:spPr>
                </pic:pic>
              </a:graphicData>
            </a:graphic>
          </wp:inline>
        </w:drawing>
      </w:r>
    </w:p>
    <w:p w14:paraId="65ABAAF4"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3863F8FE"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29015747"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03340230"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4DEFF8E7"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6D5CB713"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202F4CC1"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0B62BE4C"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20C5329F"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65F1757B" w14:textId="77777777" w:rsidR="008C1A74" w:rsidRPr="008C1A74" w:rsidRDefault="008C1A74" w:rsidP="008C1A74">
      <w:pPr>
        <w:spacing w:line="360" w:lineRule="auto"/>
        <w:jc w:val="both"/>
        <w:rPr>
          <w:rFonts w:ascii="Times New Roman" w:hAnsi="Times New Roman" w:cs="Times New Roman"/>
          <w:b/>
          <w:bCs/>
          <w:sz w:val="32"/>
          <w:szCs w:val="32"/>
        </w:rPr>
      </w:pPr>
      <w:r w:rsidRPr="008C1A74">
        <w:rPr>
          <w:rFonts w:ascii="Times New Roman" w:hAnsi="Times New Roman" w:cs="Times New Roman"/>
          <w:b/>
          <w:bCs/>
          <w:sz w:val="32"/>
          <w:szCs w:val="32"/>
        </w:rPr>
        <w:lastRenderedPageBreak/>
        <w:t xml:space="preserve">D) Activity Diagram: </w:t>
      </w:r>
    </w:p>
    <w:p w14:paraId="4D808CDF"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0CF10D4C" w14:textId="116CBC9B" w:rsidR="00B718D2" w:rsidRDefault="008C1A74" w:rsidP="007C2CF1">
      <w:pPr>
        <w:pStyle w:val="ListParagraph"/>
        <w:spacing w:after="328"/>
        <w:ind w:firstLine="720"/>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38C4E51" wp14:editId="59683C15">
            <wp:extent cx="4925112" cy="7135221"/>
            <wp:effectExtent l="0" t="0" r="8890" b="8890"/>
            <wp:docPr id="1254739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9669" name="Picture 1254739669"/>
                    <pic:cNvPicPr/>
                  </pic:nvPicPr>
                  <pic:blipFill>
                    <a:blip r:embed="rId13">
                      <a:extLst>
                        <a:ext uri="{28A0092B-C50C-407E-A947-70E740481C1C}">
                          <a14:useLocalDpi xmlns:a14="http://schemas.microsoft.com/office/drawing/2010/main" val="0"/>
                        </a:ext>
                      </a:extLst>
                    </a:blip>
                    <a:stretch>
                      <a:fillRect/>
                    </a:stretch>
                  </pic:blipFill>
                  <pic:spPr>
                    <a:xfrm>
                      <a:off x="0" y="0"/>
                      <a:ext cx="4925112" cy="7135221"/>
                    </a:xfrm>
                    <a:prstGeom prst="rect">
                      <a:avLst/>
                    </a:prstGeom>
                  </pic:spPr>
                </pic:pic>
              </a:graphicData>
            </a:graphic>
          </wp:inline>
        </w:drawing>
      </w:r>
    </w:p>
    <w:p w14:paraId="56F7661B"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7C8045B4" w14:textId="77777777" w:rsidR="00B718D2" w:rsidRDefault="00B718D2" w:rsidP="007C2CF1">
      <w:pPr>
        <w:pStyle w:val="ListParagraph"/>
        <w:spacing w:after="328"/>
        <w:ind w:firstLine="720"/>
        <w:jc w:val="both"/>
        <w:rPr>
          <w:rFonts w:ascii="Times New Roman" w:hAnsi="Times New Roman" w:cs="Times New Roman"/>
          <w:b/>
          <w:sz w:val="32"/>
          <w:szCs w:val="32"/>
        </w:rPr>
      </w:pPr>
    </w:p>
    <w:p w14:paraId="3CA82E65"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72343AD"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C651DD2" w14:textId="33982170" w:rsidR="008E4BDA" w:rsidRDefault="008E4BDA" w:rsidP="008E4BDA">
      <w:pPr>
        <w:spacing w:line="360" w:lineRule="auto"/>
        <w:jc w:val="both"/>
        <w:rPr>
          <w:rFonts w:ascii="Times New Roman" w:hAnsi="Times New Roman" w:cs="Times New Roman"/>
          <w:b/>
          <w:bCs/>
          <w:sz w:val="32"/>
          <w:szCs w:val="32"/>
        </w:rPr>
      </w:pPr>
      <w:r w:rsidRPr="008E4BDA">
        <w:rPr>
          <w:rFonts w:ascii="Times New Roman" w:hAnsi="Times New Roman" w:cs="Times New Roman"/>
          <w:b/>
          <w:bCs/>
          <w:sz w:val="32"/>
          <w:szCs w:val="32"/>
        </w:rPr>
        <w:lastRenderedPageBreak/>
        <w:t>E) Sequence Diagram:</w:t>
      </w:r>
    </w:p>
    <w:p w14:paraId="6ABCD2B1" w14:textId="4CBFCFB7" w:rsidR="008E4BDA" w:rsidRDefault="008E4BDA" w:rsidP="008E4BD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5907904" wp14:editId="32E9B0D8">
            <wp:extent cx="4991797" cy="6820852"/>
            <wp:effectExtent l="0" t="0" r="0" b="0"/>
            <wp:docPr id="2057242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2741" name="Picture 2057242741"/>
                    <pic:cNvPicPr/>
                  </pic:nvPicPr>
                  <pic:blipFill>
                    <a:blip r:embed="rId14">
                      <a:extLst>
                        <a:ext uri="{28A0092B-C50C-407E-A947-70E740481C1C}">
                          <a14:useLocalDpi xmlns:a14="http://schemas.microsoft.com/office/drawing/2010/main" val="0"/>
                        </a:ext>
                      </a:extLst>
                    </a:blip>
                    <a:stretch>
                      <a:fillRect/>
                    </a:stretch>
                  </pic:blipFill>
                  <pic:spPr>
                    <a:xfrm>
                      <a:off x="0" y="0"/>
                      <a:ext cx="4991797" cy="6820852"/>
                    </a:xfrm>
                    <a:prstGeom prst="rect">
                      <a:avLst/>
                    </a:prstGeom>
                  </pic:spPr>
                </pic:pic>
              </a:graphicData>
            </a:graphic>
          </wp:inline>
        </w:drawing>
      </w:r>
    </w:p>
    <w:p w14:paraId="0160CEF4" w14:textId="77777777" w:rsidR="008E4BDA" w:rsidRDefault="008E4BDA" w:rsidP="008E4BDA">
      <w:pPr>
        <w:spacing w:line="360" w:lineRule="auto"/>
        <w:jc w:val="both"/>
        <w:rPr>
          <w:rFonts w:ascii="Times New Roman" w:hAnsi="Times New Roman" w:cs="Times New Roman"/>
          <w:b/>
          <w:bCs/>
          <w:sz w:val="32"/>
          <w:szCs w:val="32"/>
        </w:rPr>
      </w:pPr>
    </w:p>
    <w:p w14:paraId="0A0A2F61" w14:textId="77777777" w:rsidR="008E4BDA" w:rsidRDefault="008E4BDA" w:rsidP="008E4BDA">
      <w:pPr>
        <w:spacing w:line="360" w:lineRule="auto"/>
        <w:jc w:val="both"/>
        <w:rPr>
          <w:rFonts w:ascii="Times New Roman" w:hAnsi="Times New Roman" w:cs="Times New Roman"/>
          <w:b/>
          <w:bCs/>
          <w:sz w:val="32"/>
          <w:szCs w:val="32"/>
        </w:rPr>
      </w:pPr>
    </w:p>
    <w:p w14:paraId="7639B610" w14:textId="77777777" w:rsidR="008E4BDA" w:rsidRDefault="008E4BDA" w:rsidP="008E4BDA">
      <w:pPr>
        <w:spacing w:line="360" w:lineRule="auto"/>
        <w:jc w:val="both"/>
        <w:rPr>
          <w:rFonts w:ascii="Times New Roman" w:hAnsi="Times New Roman" w:cs="Times New Roman"/>
          <w:b/>
          <w:bCs/>
          <w:sz w:val="32"/>
          <w:szCs w:val="32"/>
        </w:rPr>
      </w:pPr>
    </w:p>
    <w:p w14:paraId="413E51DA" w14:textId="4118AE5F" w:rsidR="008E4BDA" w:rsidRPr="008E4BDA" w:rsidRDefault="008E4BDA" w:rsidP="008E4BDA">
      <w:pPr>
        <w:spacing w:line="360" w:lineRule="auto"/>
        <w:jc w:val="both"/>
        <w:rPr>
          <w:rFonts w:ascii="Times New Roman" w:hAnsi="Times New Roman" w:cs="Times New Roman"/>
          <w:b/>
          <w:bCs/>
          <w:sz w:val="32"/>
          <w:szCs w:val="32"/>
        </w:rPr>
      </w:pPr>
      <w:r w:rsidRPr="008E4BDA">
        <w:rPr>
          <w:rFonts w:ascii="Times New Roman" w:hAnsi="Times New Roman" w:cs="Times New Roman"/>
          <w:b/>
          <w:bCs/>
          <w:sz w:val="32"/>
          <w:szCs w:val="32"/>
        </w:rPr>
        <w:lastRenderedPageBreak/>
        <w:t xml:space="preserve">F) State Chart Diagram: </w:t>
      </w:r>
    </w:p>
    <w:p w14:paraId="71DEDA8B" w14:textId="0ED6E719" w:rsidR="008E4BDA" w:rsidRPr="008E4BDA" w:rsidRDefault="008E4BDA" w:rsidP="008E4BDA">
      <w:pPr>
        <w:spacing w:line="360" w:lineRule="auto"/>
        <w:jc w:val="both"/>
        <w:rPr>
          <w:rFonts w:ascii="Times New Roman" w:hAnsi="Times New Roman" w:cs="Times New Roman"/>
          <w:b/>
          <w:bCs/>
          <w:sz w:val="32"/>
          <w:szCs w:val="32"/>
        </w:rPr>
      </w:pPr>
    </w:p>
    <w:p w14:paraId="616E5BC4" w14:textId="1E83FF15" w:rsidR="008E4BDA" w:rsidRDefault="008E4BDA" w:rsidP="007C2CF1">
      <w:pPr>
        <w:pStyle w:val="ListParagraph"/>
        <w:spacing w:after="328"/>
        <w:ind w:firstLine="720"/>
        <w:jc w:val="both"/>
        <w:rPr>
          <w:rFonts w:ascii="Times New Roman" w:hAnsi="Times New Roman" w:cs="Times New Roman"/>
          <w:b/>
          <w:sz w:val="32"/>
          <w:szCs w:val="32"/>
        </w:rPr>
      </w:pPr>
    </w:p>
    <w:p w14:paraId="06B6FDEB" w14:textId="0D0EAEA3" w:rsidR="008C1A74" w:rsidRDefault="008E4BDA" w:rsidP="007C2CF1">
      <w:pPr>
        <w:pStyle w:val="ListParagraph"/>
        <w:spacing w:after="328"/>
        <w:ind w:firstLine="720"/>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74E5E1D" wp14:editId="30A13E06">
            <wp:extent cx="3715268" cy="7011378"/>
            <wp:effectExtent l="0" t="0" r="0" b="0"/>
            <wp:docPr id="1428412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12085" name="Picture 1428412085"/>
                    <pic:cNvPicPr/>
                  </pic:nvPicPr>
                  <pic:blipFill>
                    <a:blip r:embed="rId15">
                      <a:extLst>
                        <a:ext uri="{28A0092B-C50C-407E-A947-70E740481C1C}">
                          <a14:useLocalDpi xmlns:a14="http://schemas.microsoft.com/office/drawing/2010/main" val="0"/>
                        </a:ext>
                      </a:extLst>
                    </a:blip>
                    <a:stretch>
                      <a:fillRect/>
                    </a:stretch>
                  </pic:blipFill>
                  <pic:spPr>
                    <a:xfrm>
                      <a:off x="0" y="0"/>
                      <a:ext cx="3715268" cy="7011378"/>
                    </a:xfrm>
                    <a:prstGeom prst="rect">
                      <a:avLst/>
                    </a:prstGeom>
                  </pic:spPr>
                </pic:pic>
              </a:graphicData>
            </a:graphic>
          </wp:inline>
        </w:drawing>
      </w:r>
    </w:p>
    <w:p w14:paraId="3B95C8AF"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2EA88ED8" w14:textId="77777777" w:rsidR="008E4BDA" w:rsidRDefault="008E4BDA" w:rsidP="008E4BDA">
      <w:pPr>
        <w:spacing w:line="360" w:lineRule="auto"/>
        <w:jc w:val="both"/>
        <w:rPr>
          <w:rFonts w:ascii="Times New Roman" w:hAnsi="Times New Roman" w:cs="Times New Roman"/>
          <w:b/>
          <w:bCs/>
          <w:sz w:val="28"/>
          <w:szCs w:val="28"/>
        </w:rPr>
      </w:pPr>
    </w:p>
    <w:p w14:paraId="37760C3A" w14:textId="4B176004" w:rsidR="00524A33" w:rsidRPr="00524A33" w:rsidRDefault="00524A33" w:rsidP="008E4BDA">
      <w:pPr>
        <w:spacing w:line="360" w:lineRule="auto"/>
        <w:jc w:val="both"/>
        <w:rPr>
          <w:rFonts w:ascii="Times New Roman" w:hAnsi="Times New Roman" w:cs="Times New Roman"/>
          <w:b/>
          <w:bCs/>
          <w:sz w:val="32"/>
          <w:szCs w:val="32"/>
        </w:rPr>
      </w:pPr>
      <w:r w:rsidRPr="00524A33">
        <w:rPr>
          <w:rFonts w:ascii="Times New Roman" w:hAnsi="Times New Roman" w:cs="Times New Roman"/>
          <w:b/>
          <w:bCs/>
          <w:sz w:val="32"/>
          <w:szCs w:val="32"/>
        </w:rPr>
        <w:lastRenderedPageBreak/>
        <w:t>G) Collaboration Diagram</w:t>
      </w:r>
    </w:p>
    <w:p w14:paraId="4A04B616" w14:textId="77777777" w:rsidR="00524A33" w:rsidRDefault="00524A33" w:rsidP="008E4BDA">
      <w:pPr>
        <w:spacing w:line="360" w:lineRule="auto"/>
        <w:jc w:val="both"/>
        <w:rPr>
          <w:rFonts w:ascii="Times New Roman" w:hAnsi="Times New Roman" w:cs="Times New Roman"/>
          <w:b/>
          <w:bCs/>
          <w:sz w:val="32"/>
          <w:szCs w:val="32"/>
        </w:rPr>
      </w:pPr>
    </w:p>
    <w:p w14:paraId="169ABA45" w14:textId="215C948E" w:rsidR="00524A33" w:rsidRDefault="00524A33" w:rsidP="008E4BD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BBCDF8" wp14:editId="69CB6EF3">
            <wp:extent cx="5731510" cy="3712210"/>
            <wp:effectExtent l="0" t="0" r="2540" b="2540"/>
            <wp:docPr id="8556480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8048" name="Picture 855648048"/>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363D43B3" w14:textId="77777777" w:rsidR="00524A33" w:rsidRDefault="00524A33" w:rsidP="008E4BDA">
      <w:pPr>
        <w:spacing w:line="360" w:lineRule="auto"/>
        <w:jc w:val="both"/>
        <w:rPr>
          <w:rFonts w:ascii="Times New Roman" w:hAnsi="Times New Roman" w:cs="Times New Roman"/>
          <w:b/>
          <w:bCs/>
          <w:sz w:val="32"/>
          <w:szCs w:val="32"/>
        </w:rPr>
      </w:pPr>
    </w:p>
    <w:p w14:paraId="299C0E3A" w14:textId="77777777" w:rsidR="00524A33" w:rsidRDefault="00524A33" w:rsidP="008E4BDA">
      <w:pPr>
        <w:spacing w:line="360" w:lineRule="auto"/>
        <w:jc w:val="both"/>
        <w:rPr>
          <w:rFonts w:ascii="Times New Roman" w:hAnsi="Times New Roman" w:cs="Times New Roman"/>
          <w:b/>
          <w:bCs/>
          <w:sz w:val="32"/>
          <w:szCs w:val="32"/>
        </w:rPr>
      </w:pPr>
    </w:p>
    <w:p w14:paraId="76DD8D84" w14:textId="77777777" w:rsidR="00524A33" w:rsidRDefault="00524A33" w:rsidP="008E4BDA">
      <w:pPr>
        <w:spacing w:line="360" w:lineRule="auto"/>
        <w:jc w:val="both"/>
        <w:rPr>
          <w:rFonts w:ascii="Times New Roman" w:hAnsi="Times New Roman" w:cs="Times New Roman"/>
          <w:b/>
          <w:bCs/>
          <w:sz w:val="32"/>
          <w:szCs w:val="32"/>
        </w:rPr>
      </w:pPr>
    </w:p>
    <w:p w14:paraId="678DBD2E" w14:textId="77777777" w:rsidR="00524A33" w:rsidRDefault="00524A33" w:rsidP="008E4BDA">
      <w:pPr>
        <w:spacing w:line="360" w:lineRule="auto"/>
        <w:jc w:val="both"/>
        <w:rPr>
          <w:rFonts w:ascii="Times New Roman" w:hAnsi="Times New Roman" w:cs="Times New Roman"/>
          <w:b/>
          <w:bCs/>
          <w:sz w:val="32"/>
          <w:szCs w:val="32"/>
        </w:rPr>
      </w:pPr>
    </w:p>
    <w:p w14:paraId="5A2B4627" w14:textId="77777777" w:rsidR="00524A33" w:rsidRDefault="00524A33" w:rsidP="008E4BDA">
      <w:pPr>
        <w:spacing w:line="360" w:lineRule="auto"/>
        <w:jc w:val="both"/>
        <w:rPr>
          <w:rFonts w:ascii="Times New Roman" w:hAnsi="Times New Roman" w:cs="Times New Roman"/>
          <w:b/>
          <w:bCs/>
          <w:sz w:val="32"/>
          <w:szCs w:val="32"/>
        </w:rPr>
      </w:pPr>
    </w:p>
    <w:p w14:paraId="33E270BF" w14:textId="77777777" w:rsidR="00524A33" w:rsidRDefault="00524A33" w:rsidP="008E4BDA">
      <w:pPr>
        <w:spacing w:line="360" w:lineRule="auto"/>
        <w:jc w:val="both"/>
        <w:rPr>
          <w:rFonts w:ascii="Times New Roman" w:hAnsi="Times New Roman" w:cs="Times New Roman"/>
          <w:b/>
          <w:bCs/>
          <w:sz w:val="32"/>
          <w:szCs w:val="32"/>
        </w:rPr>
      </w:pPr>
    </w:p>
    <w:p w14:paraId="1AFB0338" w14:textId="77777777" w:rsidR="00524A33" w:rsidRDefault="00524A33" w:rsidP="008E4BDA">
      <w:pPr>
        <w:spacing w:line="360" w:lineRule="auto"/>
        <w:jc w:val="both"/>
        <w:rPr>
          <w:rFonts w:ascii="Times New Roman" w:hAnsi="Times New Roman" w:cs="Times New Roman"/>
          <w:b/>
          <w:bCs/>
          <w:sz w:val="32"/>
          <w:szCs w:val="32"/>
        </w:rPr>
      </w:pPr>
    </w:p>
    <w:p w14:paraId="51DC50D4" w14:textId="77777777" w:rsidR="00524A33" w:rsidRDefault="00524A33" w:rsidP="008E4BDA">
      <w:pPr>
        <w:spacing w:line="360" w:lineRule="auto"/>
        <w:jc w:val="both"/>
        <w:rPr>
          <w:rFonts w:ascii="Times New Roman" w:hAnsi="Times New Roman" w:cs="Times New Roman"/>
          <w:b/>
          <w:bCs/>
          <w:sz w:val="32"/>
          <w:szCs w:val="32"/>
        </w:rPr>
      </w:pPr>
    </w:p>
    <w:p w14:paraId="14BD72CB" w14:textId="77777777" w:rsidR="00524A33" w:rsidRDefault="00524A33" w:rsidP="008E4BDA">
      <w:pPr>
        <w:spacing w:line="360" w:lineRule="auto"/>
        <w:jc w:val="both"/>
        <w:rPr>
          <w:rFonts w:ascii="Times New Roman" w:hAnsi="Times New Roman" w:cs="Times New Roman"/>
          <w:b/>
          <w:bCs/>
          <w:sz w:val="32"/>
          <w:szCs w:val="32"/>
        </w:rPr>
      </w:pPr>
    </w:p>
    <w:p w14:paraId="137CD0C9" w14:textId="42E98B3F" w:rsidR="008E4BDA" w:rsidRDefault="00524A33" w:rsidP="008E4BD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H</w:t>
      </w:r>
      <w:r w:rsidR="008E4BDA" w:rsidRPr="008E4BDA">
        <w:rPr>
          <w:rFonts w:ascii="Times New Roman" w:hAnsi="Times New Roman" w:cs="Times New Roman"/>
          <w:b/>
          <w:bCs/>
          <w:sz w:val="32"/>
          <w:szCs w:val="32"/>
        </w:rPr>
        <w:t xml:space="preserve">) Component Diagram: </w:t>
      </w:r>
    </w:p>
    <w:p w14:paraId="06DF71B5" w14:textId="77777777" w:rsidR="008E4BDA" w:rsidRDefault="008E4BDA" w:rsidP="008E4BDA">
      <w:pPr>
        <w:spacing w:line="360" w:lineRule="auto"/>
        <w:jc w:val="both"/>
        <w:rPr>
          <w:rFonts w:ascii="Times New Roman" w:hAnsi="Times New Roman" w:cs="Times New Roman"/>
          <w:b/>
          <w:bCs/>
          <w:sz w:val="32"/>
          <w:szCs w:val="32"/>
        </w:rPr>
      </w:pPr>
    </w:p>
    <w:p w14:paraId="0B299B37" w14:textId="2DC1D85E" w:rsidR="008E4BDA" w:rsidRPr="008E4BDA" w:rsidRDefault="008E4BDA" w:rsidP="008E4BD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965436" wp14:editId="00F121FD">
            <wp:extent cx="5731510" cy="3925570"/>
            <wp:effectExtent l="0" t="0" r="2540" b="0"/>
            <wp:docPr id="42209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3422" name="Picture 422093422"/>
                    <pic:cNvPicPr/>
                  </pic:nvPicPr>
                  <pic:blipFill>
                    <a:blip r:embed="rId17">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406F64B5"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78C9607"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3DE7914"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E4DAE4D"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49920233"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077595CF"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4E1B8E77"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436CC37"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A82F53B"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0242F804"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60B6662"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6854B9AB"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EC867AF"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5CAFA1ED" w14:textId="77777777" w:rsidR="008E4BDA" w:rsidRDefault="008E4BDA" w:rsidP="008E4BDA">
      <w:pPr>
        <w:spacing w:line="360" w:lineRule="auto"/>
        <w:jc w:val="both"/>
        <w:rPr>
          <w:rFonts w:ascii="Times New Roman" w:hAnsi="Times New Roman" w:cs="Times New Roman"/>
          <w:b/>
          <w:bCs/>
          <w:sz w:val="24"/>
          <w:szCs w:val="24"/>
        </w:rPr>
      </w:pPr>
    </w:p>
    <w:p w14:paraId="58E3F2D6" w14:textId="4F9AF9B9" w:rsidR="008E4BDA" w:rsidRDefault="00524A33" w:rsidP="008E4BD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I</w:t>
      </w:r>
      <w:r w:rsidR="008E4BDA" w:rsidRPr="008E4BDA">
        <w:rPr>
          <w:rFonts w:ascii="Times New Roman" w:hAnsi="Times New Roman" w:cs="Times New Roman"/>
          <w:b/>
          <w:bCs/>
          <w:sz w:val="32"/>
          <w:szCs w:val="32"/>
        </w:rPr>
        <w:t xml:space="preserve">) Deployment Diagram: </w:t>
      </w:r>
    </w:p>
    <w:p w14:paraId="7919819D" w14:textId="77777777" w:rsidR="00524A33" w:rsidRPr="008E4BDA" w:rsidRDefault="00524A33" w:rsidP="008E4BDA">
      <w:pPr>
        <w:spacing w:line="360" w:lineRule="auto"/>
        <w:jc w:val="both"/>
        <w:rPr>
          <w:rFonts w:ascii="Times New Roman" w:hAnsi="Times New Roman" w:cs="Times New Roman"/>
          <w:b/>
          <w:bCs/>
          <w:sz w:val="32"/>
          <w:szCs w:val="32"/>
        </w:rPr>
      </w:pPr>
    </w:p>
    <w:p w14:paraId="147AF434" w14:textId="09F77076" w:rsidR="008E4BDA" w:rsidRPr="00524A33" w:rsidRDefault="00524A33" w:rsidP="00524A33">
      <w:pPr>
        <w:spacing w:after="328"/>
        <w:jc w:val="both"/>
        <w:rPr>
          <w:rFonts w:ascii="Times New Roman" w:hAnsi="Times New Roman" w:cs="Times New Roman"/>
          <w:b/>
          <w:sz w:val="32"/>
          <w:szCs w:val="32"/>
        </w:rPr>
      </w:pPr>
      <w:r>
        <w:rPr>
          <w:noProof/>
        </w:rPr>
        <w:drawing>
          <wp:inline distT="0" distB="0" distL="0" distR="0" wp14:anchorId="74A202D4" wp14:editId="573EF50D">
            <wp:extent cx="5731510" cy="3342640"/>
            <wp:effectExtent l="0" t="0" r="2540" b="0"/>
            <wp:docPr id="702943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3779" name="Picture 7029437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14:paraId="4D520DCB"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60FC3F39"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0520C00E"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5B46853"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0359207B"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62C907E6"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8E00BFD"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79A53B1"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67B0039D"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B91FE8B"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D776688"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B30C270"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81EABF8"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434C492"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6D3397C7"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FD429F5"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FA9A2A8"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0E0182FB" w14:textId="77777777" w:rsidR="00200BE3" w:rsidRDefault="00200BE3" w:rsidP="00200BE3">
      <w:pPr>
        <w:spacing w:line="360" w:lineRule="auto"/>
        <w:ind w:left="2160" w:firstLine="720"/>
        <w:jc w:val="both"/>
        <w:rPr>
          <w:rFonts w:ascii="Times New Roman" w:hAnsi="Times New Roman" w:cs="Times New Roman"/>
          <w:b/>
          <w:bCs/>
          <w:sz w:val="32"/>
          <w:szCs w:val="32"/>
        </w:rPr>
      </w:pPr>
      <w:r>
        <w:rPr>
          <w:rFonts w:ascii="Times New Roman" w:hAnsi="Times New Roman" w:cs="Times New Roman"/>
          <w:b/>
          <w:bCs/>
          <w:sz w:val="32"/>
          <w:szCs w:val="32"/>
        </w:rPr>
        <w:lastRenderedPageBreak/>
        <w:t>4.3) User Interface</w:t>
      </w:r>
    </w:p>
    <w:p w14:paraId="6C0C2CC2" w14:textId="77777777" w:rsidR="009E260D" w:rsidRDefault="009E260D" w:rsidP="00200BE3">
      <w:pPr>
        <w:spacing w:line="360" w:lineRule="auto"/>
        <w:ind w:left="2160" w:firstLine="720"/>
        <w:jc w:val="both"/>
        <w:rPr>
          <w:rFonts w:ascii="Times New Roman" w:hAnsi="Times New Roman" w:cs="Times New Roman"/>
          <w:b/>
          <w:bCs/>
          <w:sz w:val="32"/>
          <w:szCs w:val="32"/>
        </w:rPr>
      </w:pPr>
    </w:p>
    <w:p w14:paraId="1718666B" w14:textId="77777777" w:rsidR="009E260D" w:rsidRDefault="009E260D" w:rsidP="00200BE3">
      <w:pPr>
        <w:spacing w:line="360" w:lineRule="auto"/>
        <w:ind w:left="2160" w:firstLine="720"/>
        <w:jc w:val="both"/>
        <w:rPr>
          <w:rFonts w:ascii="Times New Roman" w:hAnsi="Times New Roman" w:cs="Times New Roman"/>
          <w:b/>
          <w:bCs/>
          <w:sz w:val="32"/>
          <w:szCs w:val="32"/>
        </w:rPr>
      </w:pPr>
    </w:p>
    <w:p w14:paraId="7BCDFD20" w14:textId="77777777" w:rsidR="009E260D" w:rsidRDefault="009E260D" w:rsidP="00200BE3">
      <w:pPr>
        <w:spacing w:line="360" w:lineRule="auto"/>
        <w:ind w:left="2160" w:firstLine="720"/>
        <w:jc w:val="both"/>
        <w:rPr>
          <w:rFonts w:ascii="Times New Roman" w:hAnsi="Times New Roman" w:cs="Times New Roman"/>
          <w:b/>
          <w:bCs/>
          <w:sz w:val="32"/>
          <w:szCs w:val="32"/>
        </w:rPr>
      </w:pPr>
    </w:p>
    <w:p w14:paraId="48360CCC" w14:textId="3BB17C5C" w:rsidR="00200BE3" w:rsidRDefault="009E260D" w:rsidP="00200BE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FC9929" wp14:editId="09AB2B8C">
            <wp:extent cx="5731510" cy="3436620"/>
            <wp:effectExtent l="0" t="0" r="2540" b="0"/>
            <wp:docPr id="5425773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7310" name="Picture 542577310"/>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6232F37E"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3952783"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FB39463"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53631989" w14:textId="77777777" w:rsidR="009E260D" w:rsidRPr="009E260D" w:rsidRDefault="009E260D" w:rsidP="009E260D"/>
    <w:p w14:paraId="37E4C2B1" w14:textId="77777777" w:rsidR="009E260D" w:rsidRPr="009E260D" w:rsidRDefault="009E260D" w:rsidP="009E260D"/>
    <w:p w14:paraId="54DB0439" w14:textId="77777777" w:rsidR="009E260D" w:rsidRPr="009E260D" w:rsidRDefault="009E260D" w:rsidP="009E260D"/>
    <w:p w14:paraId="6DF99566" w14:textId="77777777" w:rsidR="009E260D" w:rsidRPr="009E260D" w:rsidRDefault="009E260D" w:rsidP="009E260D"/>
    <w:p w14:paraId="6AD75E00" w14:textId="77777777" w:rsidR="009E260D" w:rsidRPr="009E260D" w:rsidRDefault="009E260D" w:rsidP="009E260D"/>
    <w:p w14:paraId="621B8CE9" w14:textId="77777777" w:rsidR="009E260D" w:rsidRPr="009E260D" w:rsidRDefault="009E260D" w:rsidP="009E260D"/>
    <w:p w14:paraId="65941AF3" w14:textId="77777777" w:rsidR="009E260D" w:rsidRPr="009E260D" w:rsidRDefault="009E260D" w:rsidP="009E260D"/>
    <w:p w14:paraId="4BC2C079" w14:textId="77777777" w:rsidR="009E260D" w:rsidRPr="009E260D" w:rsidRDefault="009E260D" w:rsidP="009E260D"/>
    <w:p w14:paraId="13F54029" w14:textId="77777777" w:rsidR="009E260D" w:rsidRPr="009E260D" w:rsidRDefault="009E260D" w:rsidP="009E260D"/>
    <w:p w14:paraId="3BCF63C9" w14:textId="77777777" w:rsidR="009E260D" w:rsidRPr="009E260D" w:rsidRDefault="009E260D" w:rsidP="009E260D"/>
    <w:p w14:paraId="46274364" w14:textId="6B513568" w:rsidR="009E260D" w:rsidRDefault="009E260D" w:rsidP="009E260D">
      <w:pPr>
        <w:tabs>
          <w:tab w:val="left" w:pos="1215"/>
        </w:tabs>
      </w:pPr>
      <w:r>
        <w:tab/>
      </w:r>
    </w:p>
    <w:p w14:paraId="7340429B" w14:textId="77777777" w:rsidR="009E260D" w:rsidRDefault="009E260D" w:rsidP="009E260D">
      <w:pPr>
        <w:tabs>
          <w:tab w:val="left" w:pos="1215"/>
        </w:tabs>
      </w:pPr>
    </w:p>
    <w:p w14:paraId="02C3068C" w14:textId="77777777" w:rsidR="009E260D" w:rsidRDefault="009E260D" w:rsidP="009E260D">
      <w:pPr>
        <w:tabs>
          <w:tab w:val="left" w:pos="1215"/>
        </w:tabs>
      </w:pPr>
    </w:p>
    <w:p w14:paraId="1641DD38" w14:textId="77777777" w:rsidR="009E260D" w:rsidRDefault="009E260D" w:rsidP="009E260D">
      <w:pPr>
        <w:tabs>
          <w:tab w:val="left" w:pos="1215"/>
        </w:tabs>
      </w:pPr>
    </w:p>
    <w:p w14:paraId="0FE0A4C7" w14:textId="77777777" w:rsidR="009E260D" w:rsidRPr="009E260D" w:rsidRDefault="009E260D" w:rsidP="009E260D">
      <w:pPr>
        <w:tabs>
          <w:tab w:val="left" w:pos="1215"/>
        </w:tabs>
      </w:pPr>
    </w:p>
    <w:p w14:paraId="5A14B6EB" w14:textId="01CC283A" w:rsidR="008C1A74" w:rsidRPr="009E260D" w:rsidRDefault="009E260D" w:rsidP="009E260D">
      <w:pPr>
        <w:spacing w:after="328"/>
        <w:jc w:val="both"/>
        <w:rPr>
          <w:rFonts w:ascii="Times New Roman" w:hAnsi="Times New Roman" w:cs="Times New Roman"/>
          <w:b/>
          <w:sz w:val="32"/>
          <w:szCs w:val="32"/>
        </w:rPr>
      </w:pPr>
      <w:r>
        <w:rPr>
          <w:noProof/>
        </w:rPr>
        <w:drawing>
          <wp:inline distT="0" distB="0" distL="0" distR="0" wp14:anchorId="102FF697" wp14:editId="4DC278E0">
            <wp:extent cx="5731510" cy="5455920"/>
            <wp:effectExtent l="0" t="0" r="2540" b="0"/>
            <wp:docPr id="7395914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1411" name="Picture 739591411"/>
                    <pic:cNvPicPr/>
                  </pic:nvPicPr>
                  <pic:blipFill>
                    <a:blip r:embed="rId20">
                      <a:extLst>
                        <a:ext uri="{28A0092B-C50C-407E-A947-70E740481C1C}">
                          <a14:useLocalDpi xmlns:a14="http://schemas.microsoft.com/office/drawing/2010/main" val="0"/>
                        </a:ext>
                      </a:extLst>
                    </a:blip>
                    <a:stretch>
                      <a:fillRect/>
                    </a:stretch>
                  </pic:blipFill>
                  <pic:spPr>
                    <a:xfrm>
                      <a:off x="0" y="0"/>
                      <a:ext cx="5731510" cy="5455920"/>
                    </a:xfrm>
                    <a:prstGeom prst="rect">
                      <a:avLst/>
                    </a:prstGeom>
                  </pic:spPr>
                </pic:pic>
              </a:graphicData>
            </a:graphic>
          </wp:inline>
        </w:drawing>
      </w:r>
    </w:p>
    <w:p w14:paraId="6F557DE5"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A41F74E"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61F8BD02"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6426710"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70312CA1"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33503A7B"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082ABF3"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4C8AF51"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403BE364"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16D87015"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4FC2FE81" w14:textId="77777777" w:rsidR="009E260D" w:rsidRDefault="009E260D" w:rsidP="009E260D">
      <w:pPr>
        <w:spacing w:after="328"/>
        <w:jc w:val="both"/>
        <w:rPr>
          <w:rFonts w:ascii="Times New Roman" w:hAnsi="Times New Roman" w:cs="Times New Roman"/>
          <w:b/>
          <w:sz w:val="32"/>
          <w:szCs w:val="32"/>
        </w:rPr>
      </w:pPr>
    </w:p>
    <w:p w14:paraId="792B73C3" w14:textId="5FF832D5" w:rsidR="008C1A74" w:rsidRPr="009E260D" w:rsidRDefault="009E260D" w:rsidP="009E260D">
      <w:pPr>
        <w:spacing w:after="328"/>
        <w:jc w:val="both"/>
        <w:rPr>
          <w:rFonts w:ascii="Times New Roman" w:hAnsi="Times New Roman" w:cs="Times New Roman"/>
          <w:b/>
          <w:sz w:val="32"/>
          <w:szCs w:val="32"/>
        </w:rPr>
      </w:pPr>
      <w:r>
        <w:rPr>
          <w:noProof/>
        </w:rPr>
        <w:drawing>
          <wp:inline distT="0" distB="0" distL="0" distR="0" wp14:anchorId="0742B187" wp14:editId="24327279">
            <wp:extent cx="5731510" cy="5077460"/>
            <wp:effectExtent l="0" t="0" r="2540" b="8890"/>
            <wp:docPr id="162532992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9921" name="Picture 1625329921"/>
                    <pic:cNvPicPr/>
                  </pic:nvPicPr>
                  <pic:blipFill>
                    <a:blip r:embed="rId21">
                      <a:extLst>
                        <a:ext uri="{28A0092B-C50C-407E-A947-70E740481C1C}">
                          <a14:useLocalDpi xmlns:a14="http://schemas.microsoft.com/office/drawing/2010/main" val="0"/>
                        </a:ext>
                      </a:extLst>
                    </a:blip>
                    <a:stretch>
                      <a:fillRect/>
                    </a:stretch>
                  </pic:blipFill>
                  <pic:spPr>
                    <a:xfrm>
                      <a:off x="0" y="0"/>
                      <a:ext cx="5731510" cy="5077460"/>
                    </a:xfrm>
                    <a:prstGeom prst="rect">
                      <a:avLst/>
                    </a:prstGeom>
                  </pic:spPr>
                </pic:pic>
              </a:graphicData>
            </a:graphic>
          </wp:inline>
        </w:drawing>
      </w:r>
    </w:p>
    <w:p w14:paraId="40A625EA"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F6E817F"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1364520"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3D5C52DF"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4500B47" w14:textId="77777777" w:rsidR="008C1A74" w:rsidRDefault="008C1A74" w:rsidP="009E260D">
      <w:pPr>
        <w:spacing w:after="328"/>
        <w:jc w:val="both"/>
        <w:rPr>
          <w:rFonts w:ascii="Times New Roman" w:hAnsi="Times New Roman" w:cs="Times New Roman"/>
          <w:b/>
          <w:sz w:val="32"/>
          <w:szCs w:val="32"/>
        </w:rPr>
      </w:pPr>
    </w:p>
    <w:p w14:paraId="20F8AD09" w14:textId="77777777" w:rsidR="009E260D" w:rsidRPr="009E260D" w:rsidRDefault="009E260D" w:rsidP="009E260D">
      <w:pPr>
        <w:spacing w:after="328"/>
        <w:jc w:val="both"/>
        <w:rPr>
          <w:rFonts w:ascii="Times New Roman" w:hAnsi="Times New Roman" w:cs="Times New Roman"/>
          <w:b/>
          <w:sz w:val="32"/>
          <w:szCs w:val="32"/>
        </w:rPr>
      </w:pPr>
    </w:p>
    <w:p w14:paraId="1EA36DB3" w14:textId="63A455EF" w:rsidR="009E260D" w:rsidRPr="009E260D" w:rsidRDefault="009E260D" w:rsidP="009E260D">
      <w:pPr>
        <w:spacing w:after="328"/>
        <w:jc w:val="both"/>
        <w:rPr>
          <w:rFonts w:ascii="Times New Roman" w:hAnsi="Times New Roman" w:cs="Times New Roman"/>
          <w:b/>
          <w:sz w:val="32"/>
          <w:szCs w:val="32"/>
        </w:rPr>
      </w:pPr>
      <w:r>
        <w:rPr>
          <w:noProof/>
        </w:rPr>
        <w:drawing>
          <wp:inline distT="0" distB="0" distL="0" distR="0" wp14:anchorId="3281909C" wp14:editId="6B0040D7">
            <wp:extent cx="5731510" cy="5483860"/>
            <wp:effectExtent l="0" t="0" r="2540" b="2540"/>
            <wp:docPr id="72173336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3364" name="Picture 721733364"/>
                    <pic:cNvPicPr/>
                  </pic:nvPicPr>
                  <pic:blipFill>
                    <a:blip r:embed="rId22">
                      <a:extLst>
                        <a:ext uri="{28A0092B-C50C-407E-A947-70E740481C1C}">
                          <a14:useLocalDpi xmlns:a14="http://schemas.microsoft.com/office/drawing/2010/main" val="0"/>
                        </a:ext>
                      </a:extLst>
                    </a:blip>
                    <a:stretch>
                      <a:fillRect/>
                    </a:stretch>
                  </pic:blipFill>
                  <pic:spPr>
                    <a:xfrm>
                      <a:off x="0" y="0"/>
                      <a:ext cx="5731510" cy="5483860"/>
                    </a:xfrm>
                    <a:prstGeom prst="rect">
                      <a:avLst/>
                    </a:prstGeom>
                  </pic:spPr>
                </pic:pic>
              </a:graphicData>
            </a:graphic>
          </wp:inline>
        </w:drawing>
      </w:r>
    </w:p>
    <w:p w14:paraId="5EAEEA79"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E5ED170"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21E10907"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05BCA2BA"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2E884CC"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78F3E96C"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96F92ED"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7999118B"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6F55292"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333827CC" w14:textId="0BBDFA5C" w:rsidR="008C1A74" w:rsidRP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23A49CE" wp14:editId="14B40D62">
            <wp:extent cx="5731510" cy="4867910"/>
            <wp:effectExtent l="0" t="0" r="2540" b="8890"/>
            <wp:docPr id="131613363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3639" name="Picture 1316133639"/>
                    <pic:cNvPicPr/>
                  </pic:nvPicPr>
                  <pic:blipFill>
                    <a:blip r:embed="rId23">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32FBF047"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7277221" w14:textId="31953652" w:rsidR="009E260D" w:rsidRDefault="009E260D" w:rsidP="009E260D">
      <w:pPr>
        <w:spacing w:after="328"/>
        <w:jc w:val="both"/>
        <w:rPr>
          <w:rFonts w:ascii="Times New Roman" w:hAnsi="Times New Roman" w:cs="Times New Roman"/>
          <w:b/>
          <w:sz w:val="32"/>
          <w:szCs w:val="32"/>
        </w:rPr>
      </w:pPr>
    </w:p>
    <w:p w14:paraId="100E978A" w14:textId="77777777" w:rsidR="009E260D" w:rsidRDefault="009E260D" w:rsidP="009E260D">
      <w:pPr>
        <w:spacing w:after="328"/>
        <w:jc w:val="both"/>
        <w:rPr>
          <w:rFonts w:ascii="Times New Roman" w:hAnsi="Times New Roman" w:cs="Times New Roman"/>
          <w:b/>
          <w:sz w:val="32"/>
          <w:szCs w:val="32"/>
        </w:rPr>
      </w:pPr>
    </w:p>
    <w:p w14:paraId="73ED861A" w14:textId="77777777" w:rsidR="009E260D" w:rsidRDefault="009E260D" w:rsidP="009E260D">
      <w:pPr>
        <w:spacing w:after="328"/>
        <w:jc w:val="both"/>
        <w:rPr>
          <w:rFonts w:ascii="Times New Roman" w:hAnsi="Times New Roman" w:cs="Times New Roman"/>
          <w:b/>
          <w:sz w:val="32"/>
          <w:szCs w:val="32"/>
        </w:rPr>
      </w:pPr>
    </w:p>
    <w:p w14:paraId="4A717E8E" w14:textId="77777777" w:rsidR="009E260D" w:rsidRDefault="009E260D" w:rsidP="009E260D">
      <w:pPr>
        <w:spacing w:after="328"/>
        <w:jc w:val="both"/>
        <w:rPr>
          <w:rFonts w:ascii="Times New Roman" w:hAnsi="Times New Roman" w:cs="Times New Roman"/>
          <w:b/>
          <w:sz w:val="32"/>
          <w:szCs w:val="32"/>
        </w:rPr>
      </w:pPr>
    </w:p>
    <w:p w14:paraId="48683CCD" w14:textId="77777777" w:rsidR="009E260D" w:rsidRDefault="009E260D" w:rsidP="009E260D">
      <w:pPr>
        <w:spacing w:after="328"/>
        <w:jc w:val="both"/>
        <w:rPr>
          <w:rFonts w:ascii="Times New Roman" w:hAnsi="Times New Roman" w:cs="Times New Roman"/>
          <w:b/>
          <w:sz w:val="32"/>
          <w:szCs w:val="32"/>
        </w:rPr>
      </w:pPr>
    </w:p>
    <w:p w14:paraId="04A1EA64" w14:textId="77777777" w:rsidR="009E260D" w:rsidRDefault="009E260D" w:rsidP="009E260D">
      <w:pPr>
        <w:spacing w:after="328"/>
        <w:jc w:val="both"/>
        <w:rPr>
          <w:rFonts w:ascii="Times New Roman" w:hAnsi="Times New Roman" w:cs="Times New Roman"/>
          <w:b/>
          <w:sz w:val="32"/>
          <w:szCs w:val="32"/>
        </w:rPr>
      </w:pPr>
    </w:p>
    <w:p w14:paraId="5567ED95" w14:textId="77777777" w:rsidR="009E260D" w:rsidRDefault="009E260D" w:rsidP="009E260D">
      <w:pPr>
        <w:spacing w:after="328"/>
        <w:jc w:val="both"/>
        <w:rPr>
          <w:rFonts w:ascii="Times New Roman" w:hAnsi="Times New Roman" w:cs="Times New Roman"/>
          <w:b/>
          <w:sz w:val="32"/>
          <w:szCs w:val="32"/>
        </w:rPr>
      </w:pPr>
    </w:p>
    <w:p w14:paraId="4BBDA3D1" w14:textId="77777777" w:rsidR="009E260D" w:rsidRDefault="009E260D" w:rsidP="009E260D">
      <w:pPr>
        <w:spacing w:after="328"/>
        <w:jc w:val="both"/>
        <w:rPr>
          <w:rFonts w:ascii="Times New Roman" w:hAnsi="Times New Roman" w:cs="Times New Roman"/>
          <w:b/>
          <w:sz w:val="32"/>
          <w:szCs w:val="32"/>
        </w:rPr>
      </w:pPr>
    </w:p>
    <w:p w14:paraId="1F18C7C6" w14:textId="7455CE4B" w:rsidR="009E260D" w:rsidRP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AD7FD92" wp14:editId="5E4BDCC8">
            <wp:extent cx="5731510" cy="4897120"/>
            <wp:effectExtent l="0" t="0" r="2540" b="0"/>
            <wp:docPr id="54264297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2976" name="Picture 542642976"/>
                    <pic:cNvPicPr/>
                  </pic:nvPicPr>
                  <pic:blipFill>
                    <a:blip r:embed="rId24">
                      <a:extLst>
                        <a:ext uri="{28A0092B-C50C-407E-A947-70E740481C1C}">
                          <a14:useLocalDpi xmlns:a14="http://schemas.microsoft.com/office/drawing/2010/main" val="0"/>
                        </a:ext>
                      </a:extLst>
                    </a:blip>
                    <a:stretch>
                      <a:fillRect/>
                    </a:stretch>
                  </pic:blipFill>
                  <pic:spPr>
                    <a:xfrm>
                      <a:off x="0" y="0"/>
                      <a:ext cx="5731510" cy="4897120"/>
                    </a:xfrm>
                    <a:prstGeom prst="rect">
                      <a:avLst/>
                    </a:prstGeom>
                  </pic:spPr>
                </pic:pic>
              </a:graphicData>
            </a:graphic>
          </wp:inline>
        </w:drawing>
      </w:r>
    </w:p>
    <w:p w14:paraId="2232DB81"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04CD14B1"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2391D84"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3E6B0E8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4821635"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B7F7192"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E93AA10"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4DD178A"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0A23A0C6"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4DEFF8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7E20E794" w14:textId="2FF4B504" w:rsidR="009E260D" w:rsidRDefault="00F829CC" w:rsidP="007C2CF1">
      <w:pPr>
        <w:pStyle w:val="ListParagraph"/>
        <w:spacing w:after="328"/>
        <w:ind w:firstLine="720"/>
        <w:jc w:val="both"/>
        <w:rPr>
          <w:rFonts w:ascii="Times New Roman" w:hAnsi="Times New Roman" w:cs="Times New Roman"/>
          <w:b/>
          <w:sz w:val="32"/>
          <w:szCs w:val="32"/>
        </w:rPr>
      </w:pPr>
      <w:r>
        <w:rPr>
          <w:rFonts w:ascii="Times New Roman" w:hAnsi="Times New Roman" w:cs="Times New Roman"/>
          <w:b/>
          <w:sz w:val="32"/>
          <w:szCs w:val="32"/>
        </w:rPr>
        <w:tab/>
      </w:r>
    </w:p>
    <w:p w14:paraId="104F4869" w14:textId="3BC30760" w:rsidR="009E260D" w:rsidRDefault="009E260D" w:rsidP="009E260D">
      <w:pPr>
        <w:spacing w:after="328"/>
        <w:jc w:val="both"/>
        <w:rPr>
          <w:rFonts w:ascii="Times New Roman" w:hAnsi="Times New Roman" w:cs="Times New Roman"/>
          <w:b/>
          <w:sz w:val="32"/>
          <w:szCs w:val="32"/>
        </w:rPr>
      </w:pPr>
    </w:p>
    <w:p w14:paraId="75AE8D55" w14:textId="77777777" w:rsidR="009E260D" w:rsidRDefault="009E260D" w:rsidP="009E260D">
      <w:pPr>
        <w:spacing w:after="328"/>
        <w:jc w:val="both"/>
        <w:rPr>
          <w:rFonts w:ascii="Times New Roman" w:hAnsi="Times New Roman" w:cs="Times New Roman"/>
          <w:b/>
          <w:sz w:val="32"/>
          <w:szCs w:val="32"/>
        </w:rPr>
      </w:pPr>
    </w:p>
    <w:p w14:paraId="3CF9513D" w14:textId="13C1E264" w:rsidR="009E260D" w:rsidRP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016E4DB" wp14:editId="37B0A616">
            <wp:extent cx="5731510" cy="4877435"/>
            <wp:effectExtent l="0" t="0" r="2540" b="0"/>
            <wp:docPr id="122516069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0695" name="Picture 1225160695"/>
                    <pic:cNvPicPr/>
                  </pic:nvPicPr>
                  <pic:blipFill>
                    <a:blip r:embed="rId25">
                      <a:extLst>
                        <a:ext uri="{28A0092B-C50C-407E-A947-70E740481C1C}">
                          <a14:useLocalDpi xmlns:a14="http://schemas.microsoft.com/office/drawing/2010/main" val="0"/>
                        </a:ext>
                      </a:extLst>
                    </a:blip>
                    <a:stretch>
                      <a:fillRect/>
                    </a:stretch>
                  </pic:blipFill>
                  <pic:spPr>
                    <a:xfrm>
                      <a:off x="0" y="0"/>
                      <a:ext cx="5731510" cy="4877435"/>
                    </a:xfrm>
                    <a:prstGeom prst="rect">
                      <a:avLst/>
                    </a:prstGeom>
                  </pic:spPr>
                </pic:pic>
              </a:graphicData>
            </a:graphic>
          </wp:inline>
        </w:drawing>
      </w:r>
    </w:p>
    <w:p w14:paraId="3BBF1BE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11F852C3"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5045B9F4"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5750584E"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0C5B02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3850970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65FC9F3"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11DD6B7"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69075BBA"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7142D1A1"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B43CFC2"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4F823249"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1F7E4708" w14:textId="460216BC" w:rsidR="008E4BDA" w:rsidRP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92F0F13" wp14:editId="7FFE7803">
            <wp:extent cx="5731510" cy="4873625"/>
            <wp:effectExtent l="0" t="0" r="2540" b="3175"/>
            <wp:docPr id="94655880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8801" name="Picture 946558801"/>
                    <pic:cNvPicPr/>
                  </pic:nvPicPr>
                  <pic:blipFill>
                    <a:blip r:embed="rId26">
                      <a:extLst>
                        <a:ext uri="{28A0092B-C50C-407E-A947-70E740481C1C}">
                          <a14:useLocalDpi xmlns:a14="http://schemas.microsoft.com/office/drawing/2010/main" val="0"/>
                        </a:ext>
                      </a:extLst>
                    </a:blip>
                    <a:stretch>
                      <a:fillRect/>
                    </a:stretch>
                  </pic:blipFill>
                  <pic:spPr>
                    <a:xfrm>
                      <a:off x="0" y="0"/>
                      <a:ext cx="5731510" cy="4873625"/>
                    </a:xfrm>
                    <a:prstGeom prst="rect">
                      <a:avLst/>
                    </a:prstGeom>
                  </pic:spPr>
                </pic:pic>
              </a:graphicData>
            </a:graphic>
          </wp:inline>
        </w:drawing>
      </w:r>
    </w:p>
    <w:p w14:paraId="6FB6ED6C"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5E95D617"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6AC7F0DB"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48AD6248"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5C1C270"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4832B0E6"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6D7EAC51"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7EC1A27A"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731DDD02"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36C0E1A0"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EC8E40E"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4C6BC85E" w14:textId="77777777" w:rsidR="008E4BDA" w:rsidRDefault="008E4BDA" w:rsidP="007C2CF1">
      <w:pPr>
        <w:pStyle w:val="ListParagraph"/>
        <w:spacing w:after="328"/>
        <w:ind w:firstLine="720"/>
        <w:jc w:val="both"/>
        <w:rPr>
          <w:rFonts w:ascii="Times New Roman" w:hAnsi="Times New Roman" w:cs="Times New Roman"/>
          <w:b/>
          <w:sz w:val="32"/>
          <w:szCs w:val="32"/>
        </w:rPr>
      </w:pPr>
    </w:p>
    <w:p w14:paraId="2FDD63E9"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73431D8B" w14:textId="23140359" w:rsidR="009E260D" w:rsidRDefault="009E260D" w:rsidP="009E260D">
      <w:pPr>
        <w:spacing w:after="328"/>
        <w:jc w:val="both"/>
        <w:rPr>
          <w:rFonts w:ascii="Times New Roman" w:hAnsi="Times New Roman" w:cs="Times New Roman"/>
          <w:b/>
          <w:sz w:val="32"/>
          <w:szCs w:val="32"/>
        </w:rPr>
      </w:pPr>
    </w:p>
    <w:p w14:paraId="2E3DABE9" w14:textId="77777777" w:rsidR="009E260D" w:rsidRDefault="009E260D" w:rsidP="009E260D">
      <w:pPr>
        <w:spacing w:after="328"/>
        <w:jc w:val="both"/>
        <w:rPr>
          <w:rFonts w:ascii="Times New Roman" w:hAnsi="Times New Roman" w:cs="Times New Roman"/>
          <w:b/>
          <w:sz w:val="32"/>
          <w:szCs w:val="32"/>
        </w:rPr>
      </w:pPr>
    </w:p>
    <w:p w14:paraId="7A2E00E4" w14:textId="77777777" w:rsidR="009E260D" w:rsidRDefault="009E260D" w:rsidP="009E260D">
      <w:pPr>
        <w:spacing w:after="328"/>
        <w:jc w:val="both"/>
        <w:rPr>
          <w:rFonts w:ascii="Times New Roman" w:hAnsi="Times New Roman" w:cs="Times New Roman"/>
          <w:b/>
          <w:sz w:val="32"/>
          <w:szCs w:val="32"/>
        </w:rPr>
      </w:pPr>
    </w:p>
    <w:p w14:paraId="60E155F1" w14:textId="1CBCF225" w:rsidR="009E260D" w:rsidRP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7A2258C" wp14:editId="1AC867F3">
            <wp:extent cx="5731510" cy="4850765"/>
            <wp:effectExtent l="0" t="0" r="2540" b="6985"/>
            <wp:docPr id="207666870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8705" name="Picture 2076668705"/>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0765"/>
                    </a:xfrm>
                    <a:prstGeom prst="rect">
                      <a:avLst/>
                    </a:prstGeom>
                  </pic:spPr>
                </pic:pic>
              </a:graphicData>
            </a:graphic>
          </wp:inline>
        </w:drawing>
      </w:r>
    </w:p>
    <w:p w14:paraId="16690854"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4E5E5D0B"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2A4D7F76"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29F7485A" w14:textId="77777777" w:rsidR="008C1A74" w:rsidRDefault="008C1A74" w:rsidP="007C2CF1">
      <w:pPr>
        <w:pStyle w:val="ListParagraph"/>
        <w:spacing w:after="328"/>
        <w:ind w:firstLine="720"/>
        <w:jc w:val="both"/>
        <w:rPr>
          <w:rFonts w:ascii="Times New Roman" w:hAnsi="Times New Roman" w:cs="Times New Roman"/>
          <w:b/>
          <w:sz w:val="32"/>
          <w:szCs w:val="32"/>
        </w:rPr>
      </w:pPr>
    </w:p>
    <w:p w14:paraId="12AE65F1"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1F59303F"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03EB6352"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5F7E7EF2"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27F09A68"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0B3B5FBD"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1713DB99" w14:textId="77777777" w:rsidR="009E260D" w:rsidRDefault="009E260D" w:rsidP="007C2CF1">
      <w:pPr>
        <w:pStyle w:val="ListParagraph"/>
        <w:spacing w:after="328"/>
        <w:ind w:firstLine="720"/>
        <w:jc w:val="both"/>
        <w:rPr>
          <w:rFonts w:ascii="Times New Roman" w:hAnsi="Times New Roman" w:cs="Times New Roman"/>
          <w:b/>
          <w:sz w:val="32"/>
          <w:szCs w:val="32"/>
        </w:rPr>
      </w:pPr>
    </w:p>
    <w:p w14:paraId="5610731E" w14:textId="2151F2CB" w:rsidR="009E260D" w:rsidRDefault="009E260D" w:rsidP="009E260D">
      <w:pPr>
        <w:spacing w:after="328"/>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FDC10B7" wp14:editId="1D21E623">
            <wp:extent cx="5731510" cy="4873625"/>
            <wp:effectExtent l="0" t="0" r="2540" b="3175"/>
            <wp:docPr id="32927260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2607" name="Picture 329272607"/>
                    <pic:cNvPicPr/>
                  </pic:nvPicPr>
                  <pic:blipFill>
                    <a:blip r:embed="rId28">
                      <a:extLst>
                        <a:ext uri="{28A0092B-C50C-407E-A947-70E740481C1C}">
                          <a14:useLocalDpi xmlns:a14="http://schemas.microsoft.com/office/drawing/2010/main" val="0"/>
                        </a:ext>
                      </a:extLst>
                    </a:blip>
                    <a:stretch>
                      <a:fillRect/>
                    </a:stretch>
                  </pic:blipFill>
                  <pic:spPr>
                    <a:xfrm>
                      <a:off x="0" y="0"/>
                      <a:ext cx="5731510" cy="4873625"/>
                    </a:xfrm>
                    <a:prstGeom prst="rect">
                      <a:avLst/>
                    </a:prstGeom>
                  </pic:spPr>
                </pic:pic>
              </a:graphicData>
            </a:graphic>
          </wp:inline>
        </w:drawing>
      </w:r>
    </w:p>
    <w:p w14:paraId="4223D6E3" w14:textId="77777777" w:rsidR="009E260D" w:rsidRDefault="009E260D" w:rsidP="009E260D">
      <w:pPr>
        <w:spacing w:after="328"/>
        <w:jc w:val="both"/>
        <w:rPr>
          <w:rFonts w:ascii="Times New Roman" w:hAnsi="Times New Roman" w:cs="Times New Roman"/>
          <w:b/>
          <w:sz w:val="32"/>
          <w:szCs w:val="32"/>
        </w:rPr>
      </w:pPr>
    </w:p>
    <w:p w14:paraId="7C203A6B" w14:textId="77777777" w:rsidR="009E260D" w:rsidRDefault="009E260D" w:rsidP="009E260D">
      <w:pPr>
        <w:spacing w:after="328"/>
        <w:jc w:val="both"/>
        <w:rPr>
          <w:rFonts w:ascii="Times New Roman" w:hAnsi="Times New Roman" w:cs="Times New Roman"/>
          <w:b/>
          <w:sz w:val="32"/>
          <w:szCs w:val="32"/>
        </w:rPr>
      </w:pPr>
    </w:p>
    <w:p w14:paraId="4BD1E579" w14:textId="77777777" w:rsidR="009E260D" w:rsidRDefault="009E260D" w:rsidP="009E260D">
      <w:pPr>
        <w:spacing w:after="328"/>
        <w:jc w:val="both"/>
        <w:rPr>
          <w:rFonts w:ascii="Times New Roman" w:hAnsi="Times New Roman" w:cs="Times New Roman"/>
          <w:b/>
          <w:sz w:val="32"/>
          <w:szCs w:val="32"/>
        </w:rPr>
      </w:pPr>
    </w:p>
    <w:p w14:paraId="69EDC45D" w14:textId="77777777" w:rsidR="009E260D" w:rsidRDefault="009E260D" w:rsidP="009E260D">
      <w:pPr>
        <w:spacing w:after="328"/>
        <w:jc w:val="both"/>
        <w:rPr>
          <w:rFonts w:ascii="Times New Roman" w:hAnsi="Times New Roman" w:cs="Times New Roman"/>
          <w:b/>
          <w:sz w:val="32"/>
          <w:szCs w:val="32"/>
        </w:rPr>
      </w:pPr>
    </w:p>
    <w:p w14:paraId="6054E692" w14:textId="77777777" w:rsidR="009E260D" w:rsidRDefault="009E260D" w:rsidP="009E260D">
      <w:pPr>
        <w:spacing w:after="328"/>
        <w:jc w:val="both"/>
        <w:rPr>
          <w:rFonts w:ascii="Times New Roman" w:hAnsi="Times New Roman" w:cs="Times New Roman"/>
          <w:b/>
          <w:sz w:val="32"/>
          <w:szCs w:val="32"/>
        </w:rPr>
      </w:pPr>
    </w:p>
    <w:p w14:paraId="09DBA608" w14:textId="77777777" w:rsidR="009E260D" w:rsidRDefault="009E260D" w:rsidP="009E260D">
      <w:pPr>
        <w:spacing w:after="328"/>
        <w:jc w:val="both"/>
        <w:rPr>
          <w:rFonts w:ascii="Times New Roman" w:hAnsi="Times New Roman" w:cs="Times New Roman"/>
          <w:b/>
          <w:sz w:val="32"/>
          <w:szCs w:val="32"/>
        </w:rPr>
      </w:pPr>
    </w:p>
    <w:p w14:paraId="57046105" w14:textId="77777777" w:rsidR="009E260D" w:rsidRPr="00FF013C" w:rsidRDefault="009E260D" w:rsidP="00FF013C">
      <w:pPr>
        <w:spacing w:after="328"/>
        <w:jc w:val="both"/>
        <w:rPr>
          <w:rFonts w:ascii="Times New Roman" w:hAnsi="Times New Roman" w:cs="Times New Roman"/>
          <w:b/>
          <w:sz w:val="32"/>
          <w:szCs w:val="32"/>
        </w:rPr>
      </w:pPr>
    </w:p>
    <w:p w14:paraId="3EDFF21D" w14:textId="77777777" w:rsidR="00141472" w:rsidRDefault="00FF013C" w:rsidP="00141472">
      <w:pPr>
        <w:spacing w:after="328"/>
        <w:ind w:left="2880" w:firstLine="720"/>
        <w:jc w:val="both"/>
        <w:rPr>
          <w:rFonts w:ascii="Times New Roman" w:hAnsi="Times New Roman" w:cs="Times New Roman"/>
          <w:b/>
          <w:bCs/>
          <w:sz w:val="32"/>
          <w:szCs w:val="32"/>
        </w:rPr>
      </w:pPr>
      <w:r w:rsidRPr="00FF013C">
        <w:rPr>
          <w:rFonts w:ascii="Times New Roman" w:hAnsi="Times New Roman" w:cs="Times New Roman"/>
          <w:b/>
          <w:bCs/>
          <w:sz w:val="32"/>
          <w:szCs w:val="32"/>
        </w:rPr>
        <w:lastRenderedPageBreak/>
        <w:t>Code</w:t>
      </w:r>
    </w:p>
    <w:p w14:paraId="605D5304" w14:textId="00DA31B6" w:rsidR="00141472" w:rsidRPr="00141472" w:rsidRDefault="00141472" w:rsidP="00141472">
      <w:pPr>
        <w:spacing w:after="328"/>
        <w:jc w:val="both"/>
        <w:rPr>
          <w:rFonts w:ascii="Times New Roman" w:hAnsi="Times New Roman" w:cs="Times New Roman"/>
          <w:b/>
          <w:bCs/>
          <w:sz w:val="32"/>
          <w:szCs w:val="32"/>
        </w:rPr>
      </w:pPr>
      <w:r w:rsidRPr="00141472">
        <w:rPr>
          <w:rFonts w:ascii="Times New Roman" w:hAnsi="Times New Roman" w:cs="Times New Roman"/>
          <w:bCs/>
          <w:sz w:val="24"/>
          <w:szCs w:val="24"/>
        </w:rPr>
        <w:t>Login.java</w:t>
      </w:r>
    </w:p>
    <w:p w14:paraId="18D9FA04" w14:textId="2C81AC3E" w:rsidR="00141472" w:rsidRPr="00473A72" w:rsidRDefault="00141472" w:rsidP="00473A72">
      <w:pPr>
        <w:spacing w:after="328" w:line="360" w:lineRule="auto"/>
        <w:jc w:val="both"/>
        <w:rPr>
          <w:rFonts w:ascii="Times New Roman" w:hAnsi="Times New Roman" w:cs="Times New Roman"/>
          <w:bCs/>
          <w:sz w:val="24"/>
          <w:szCs w:val="24"/>
        </w:rPr>
      </w:pPr>
      <w:r w:rsidRPr="00141472">
        <w:rPr>
          <w:rFonts w:ascii="Times New Roman" w:hAnsi="Times New Roman" w:cs="Times New Roman"/>
          <w:bCs/>
          <w:sz w:val="24"/>
          <w:szCs w:val="24"/>
        </w:rPr>
        <w:t xml:space="preserve">package </w:t>
      </w:r>
      <w:proofErr w:type="spellStart"/>
      <w:r w:rsidRPr="00141472">
        <w:rPr>
          <w:rFonts w:ascii="Times New Roman" w:hAnsi="Times New Roman" w:cs="Times New Roman"/>
          <w:bCs/>
          <w:sz w:val="24"/>
          <w:szCs w:val="24"/>
        </w:rPr>
        <w:t>ASimulatorSystem</w:t>
      </w:r>
      <w:proofErr w:type="spellEnd"/>
      <w:r w:rsidRPr="00141472">
        <w:rPr>
          <w:rFonts w:ascii="Times New Roman" w:hAnsi="Times New Roman" w:cs="Times New Roman"/>
          <w:bCs/>
          <w:sz w:val="24"/>
          <w:szCs w:val="24"/>
        </w:rPr>
        <w:t>;</w:t>
      </w:r>
    </w:p>
    <w:p w14:paraId="7D5932DB"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import </w:t>
      </w:r>
      <w:proofErr w:type="spellStart"/>
      <w:proofErr w:type="gramStart"/>
      <w:r w:rsidRPr="00141472">
        <w:rPr>
          <w:rFonts w:ascii="Times New Roman" w:hAnsi="Times New Roman" w:cs="Times New Roman"/>
          <w:bCs/>
          <w:sz w:val="24"/>
          <w:szCs w:val="24"/>
        </w:rPr>
        <w:t>java.awt</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w:t>
      </w:r>
    </w:p>
    <w:p w14:paraId="6200FFBB"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import </w:t>
      </w:r>
      <w:proofErr w:type="spellStart"/>
      <w:proofErr w:type="gramStart"/>
      <w:r w:rsidRPr="00141472">
        <w:rPr>
          <w:rFonts w:ascii="Times New Roman" w:hAnsi="Times New Roman" w:cs="Times New Roman"/>
          <w:bCs/>
          <w:sz w:val="24"/>
          <w:szCs w:val="24"/>
        </w:rPr>
        <w:t>java.awt.event</w:t>
      </w:r>
      <w:proofErr w:type="spellEnd"/>
      <w:proofErr w:type="gramEnd"/>
      <w:r w:rsidRPr="00141472">
        <w:rPr>
          <w:rFonts w:ascii="Times New Roman" w:hAnsi="Times New Roman" w:cs="Times New Roman"/>
          <w:bCs/>
          <w:sz w:val="24"/>
          <w:szCs w:val="24"/>
        </w:rPr>
        <w:t>.*;</w:t>
      </w:r>
    </w:p>
    <w:p w14:paraId="5B5F92A8"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import </w:t>
      </w:r>
      <w:proofErr w:type="spellStart"/>
      <w:proofErr w:type="gramStart"/>
      <w:r w:rsidRPr="00141472">
        <w:rPr>
          <w:rFonts w:ascii="Times New Roman" w:hAnsi="Times New Roman" w:cs="Times New Roman"/>
          <w:bCs/>
          <w:sz w:val="24"/>
          <w:szCs w:val="24"/>
        </w:rPr>
        <w:t>javax.swing</w:t>
      </w:r>
      <w:proofErr w:type="spellEnd"/>
      <w:proofErr w:type="gramEnd"/>
      <w:r w:rsidRPr="00141472">
        <w:rPr>
          <w:rFonts w:ascii="Times New Roman" w:hAnsi="Times New Roman" w:cs="Times New Roman"/>
          <w:bCs/>
          <w:sz w:val="24"/>
          <w:szCs w:val="24"/>
        </w:rPr>
        <w:t>.*;</w:t>
      </w:r>
    </w:p>
    <w:p w14:paraId="7C8A1C2E"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import </w:t>
      </w:r>
      <w:proofErr w:type="spellStart"/>
      <w:proofErr w:type="gramStart"/>
      <w:r w:rsidRPr="00141472">
        <w:rPr>
          <w:rFonts w:ascii="Times New Roman" w:hAnsi="Times New Roman" w:cs="Times New Roman"/>
          <w:bCs/>
          <w:sz w:val="24"/>
          <w:szCs w:val="24"/>
        </w:rPr>
        <w:t>java.sql</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w:t>
      </w:r>
    </w:p>
    <w:p w14:paraId="59681927"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0999E488"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public class Login extends </w:t>
      </w:r>
      <w:proofErr w:type="spellStart"/>
      <w:r w:rsidRPr="00141472">
        <w:rPr>
          <w:rFonts w:ascii="Times New Roman" w:hAnsi="Times New Roman" w:cs="Times New Roman"/>
          <w:bCs/>
          <w:sz w:val="24"/>
          <w:szCs w:val="24"/>
        </w:rPr>
        <w:t>JFrame</w:t>
      </w:r>
      <w:proofErr w:type="spellEnd"/>
      <w:r w:rsidRPr="00141472">
        <w:rPr>
          <w:rFonts w:ascii="Times New Roman" w:hAnsi="Times New Roman" w:cs="Times New Roman"/>
          <w:bCs/>
          <w:sz w:val="24"/>
          <w:szCs w:val="24"/>
        </w:rPr>
        <w:t xml:space="preserve"> implements </w:t>
      </w:r>
      <w:proofErr w:type="gramStart"/>
      <w:r w:rsidRPr="00141472">
        <w:rPr>
          <w:rFonts w:ascii="Times New Roman" w:hAnsi="Times New Roman" w:cs="Times New Roman"/>
          <w:bCs/>
          <w:sz w:val="24"/>
          <w:szCs w:val="24"/>
        </w:rPr>
        <w:t>ActionListener{</w:t>
      </w:r>
      <w:proofErr w:type="gramEnd"/>
    </w:p>
    <w:p w14:paraId="6FE0F671" w14:textId="5FC39008"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 xml:space="preserve"> l</w:t>
      </w:r>
      <w:proofErr w:type="gramStart"/>
      <w:r w:rsidRPr="00141472">
        <w:rPr>
          <w:rFonts w:ascii="Times New Roman" w:hAnsi="Times New Roman" w:cs="Times New Roman"/>
          <w:bCs/>
          <w:sz w:val="24"/>
          <w:szCs w:val="24"/>
        </w:rPr>
        <w:t>1,l</w:t>
      </w:r>
      <w:proofErr w:type="gramEnd"/>
      <w:r w:rsidRPr="00141472">
        <w:rPr>
          <w:rFonts w:ascii="Times New Roman" w:hAnsi="Times New Roman" w:cs="Times New Roman"/>
          <w:bCs/>
          <w:sz w:val="24"/>
          <w:szCs w:val="24"/>
        </w:rPr>
        <w:t>2,l3;</w:t>
      </w:r>
    </w:p>
    <w:p w14:paraId="245B405E" w14:textId="6C7978EA"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JTextField</w:t>
      </w:r>
      <w:proofErr w:type="spellEnd"/>
      <w:r w:rsidRPr="00141472">
        <w:rPr>
          <w:rFonts w:ascii="Times New Roman" w:hAnsi="Times New Roman" w:cs="Times New Roman"/>
          <w:bCs/>
          <w:sz w:val="24"/>
          <w:szCs w:val="24"/>
        </w:rPr>
        <w:t xml:space="preserve"> tf1;</w:t>
      </w:r>
    </w:p>
    <w:p w14:paraId="5BC11E9A" w14:textId="0B20AC7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JPasswordField pf2;</w:t>
      </w:r>
    </w:p>
    <w:p w14:paraId="1ABFEC97" w14:textId="7F83E8E0"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JButton</w:t>
      </w:r>
      <w:proofErr w:type="spellEnd"/>
      <w:r w:rsidRPr="00141472">
        <w:rPr>
          <w:rFonts w:ascii="Times New Roman" w:hAnsi="Times New Roman" w:cs="Times New Roman"/>
          <w:bCs/>
          <w:sz w:val="24"/>
          <w:szCs w:val="24"/>
        </w:rPr>
        <w:t xml:space="preserve"> b</w:t>
      </w:r>
      <w:proofErr w:type="gramStart"/>
      <w:r w:rsidRPr="00141472">
        <w:rPr>
          <w:rFonts w:ascii="Times New Roman" w:hAnsi="Times New Roman" w:cs="Times New Roman"/>
          <w:bCs/>
          <w:sz w:val="24"/>
          <w:szCs w:val="24"/>
        </w:rPr>
        <w:t>1,b</w:t>
      </w:r>
      <w:proofErr w:type="gramEnd"/>
      <w:r w:rsidRPr="00141472">
        <w:rPr>
          <w:rFonts w:ascii="Times New Roman" w:hAnsi="Times New Roman" w:cs="Times New Roman"/>
          <w:bCs/>
          <w:sz w:val="24"/>
          <w:szCs w:val="24"/>
        </w:rPr>
        <w:t>2,b3;</w:t>
      </w:r>
    </w:p>
    <w:p w14:paraId="4FE40CE2" w14:textId="0289CF51"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7ACF247F" w14:textId="7BE3064D"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Login(</w:t>
      </w:r>
      <w:proofErr w:type="gramEnd"/>
      <w:r w:rsidRPr="00141472">
        <w:rPr>
          <w:rFonts w:ascii="Times New Roman" w:hAnsi="Times New Roman" w:cs="Times New Roman"/>
          <w:bCs/>
          <w:sz w:val="24"/>
          <w:szCs w:val="24"/>
        </w:rPr>
        <w:t>){</w:t>
      </w:r>
    </w:p>
    <w:p w14:paraId="77B819A3" w14:textId="4F75BACD"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proofErr w:type="gramStart"/>
      <w:r w:rsidRPr="00141472">
        <w:rPr>
          <w:rFonts w:ascii="Times New Roman" w:hAnsi="Times New Roman" w:cs="Times New Roman"/>
          <w:bCs/>
          <w:sz w:val="24"/>
          <w:szCs w:val="24"/>
        </w:rPr>
        <w:t>setTitle</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"AUTOMATED TELLER MACHINE");</w:t>
      </w:r>
    </w:p>
    <w:p w14:paraId="6CBC8C01" w14:textId="728C1A91"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18540411" w14:textId="03E4338D"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ImageIcon</w:t>
      </w:r>
      <w:proofErr w:type="spellEnd"/>
      <w:r w:rsidRPr="00141472">
        <w:rPr>
          <w:rFonts w:ascii="Times New Roman" w:hAnsi="Times New Roman" w:cs="Times New Roman"/>
          <w:bCs/>
          <w:sz w:val="24"/>
          <w:szCs w:val="24"/>
        </w:rPr>
        <w:t xml:space="preserve"> i1 = new </w:t>
      </w:r>
      <w:proofErr w:type="gramStart"/>
      <w:r w:rsidRPr="00141472">
        <w:rPr>
          <w:rFonts w:ascii="Times New Roman" w:hAnsi="Times New Roman" w:cs="Times New Roman"/>
          <w:bCs/>
          <w:sz w:val="24"/>
          <w:szCs w:val="24"/>
        </w:rPr>
        <w:t>ImageIcon(</w:t>
      </w:r>
      <w:proofErr w:type="gramEnd"/>
      <w:r w:rsidRPr="00141472">
        <w:rPr>
          <w:rFonts w:ascii="Times New Roman" w:hAnsi="Times New Roman" w:cs="Times New Roman"/>
          <w:bCs/>
          <w:sz w:val="24"/>
          <w:szCs w:val="24"/>
        </w:rPr>
        <w:t>ClassLoader.getSystemResource("ASimulatorSystem/icons/logo.jpg"));</w:t>
      </w:r>
    </w:p>
    <w:p w14:paraId="6A2CC3D5" w14:textId="649A59E6"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Image i2 = i</w:t>
      </w:r>
      <w:proofErr w:type="gramStart"/>
      <w:r w:rsidRPr="00141472">
        <w:rPr>
          <w:rFonts w:ascii="Times New Roman" w:hAnsi="Times New Roman" w:cs="Times New Roman"/>
          <w:bCs/>
          <w:sz w:val="24"/>
          <w:szCs w:val="24"/>
        </w:rPr>
        <w:t>1.getImage</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getScaledInstance</w:t>
      </w:r>
      <w:proofErr w:type="spellEnd"/>
      <w:r w:rsidRPr="00141472">
        <w:rPr>
          <w:rFonts w:ascii="Times New Roman" w:hAnsi="Times New Roman" w:cs="Times New Roman"/>
          <w:bCs/>
          <w:sz w:val="24"/>
          <w:szCs w:val="24"/>
        </w:rPr>
        <w:t xml:space="preserve">(100, 100, </w:t>
      </w:r>
      <w:proofErr w:type="spellStart"/>
      <w:r w:rsidRPr="00141472">
        <w:rPr>
          <w:rFonts w:ascii="Times New Roman" w:hAnsi="Times New Roman" w:cs="Times New Roman"/>
          <w:bCs/>
          <w:sz w:val="24"/>
          <w:szCs w:val="24"/>
        </w:rPr>
        <w:t>Image.SCALE_DEFAULT</w:t>
      </w:r>
      <w:proofErr w:type="spellEnd"/>
      <w:r w:rsidRPr="00141472">
        <w:rPr>
          <w:rFonts w:ascii="Times New Roman" w:hAnsi="Times New Roman" w:cs="Times New Roman"/>
          <w:bCs/>
          <w:sz w:val="24"/>
          <w:szCs w:val="24"/>
        </w:rPr>
        <w:t>);</w:t>
      </w:r>
    </w:p>
    <w:p w14:paraId="5261C368" w14:textId="1077B6CE"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ImageIcon</w:t>
      </w:r>
      <w:proofErr w:type="spellEnd"/>
      <w:r w:rsidRPr="00141472">
        <w:rPr>
          <w:rFonts w:ascii="Times New Roman" w:hAnsi="Times New Roman" w:cs="Times New Roman"/>
          <w:bCs/>
          <w:sz w:val="24"/>
          <w:szCs w:val="24"/>
        </w:rPr>
        <w:t xml:space="preserve"> i3 = new </w:t>
      </w:r>
      <w:proofErr w:type="spellStart"/>
      <w:r w:rsidRPr="00141472">
        <w:rPr>
          <w:rFonts w:ascii="Times New Roman" w:hAnsi="Times New Roman" w:cs="Times New Roman"/>
          <w:bCs/>
          <w:sz w:val="24"/>
          <w:szCs w:val="24"/>
        </w:rPr>
        <w:t>ImageIcon</w:t>
      </w:r>
      <w:proofErr w:type="spellEnd"/>
      <w:r w:rsidRPr="00141472">
        <w:rPr>
          <w:rFonts w:ascii="Times New Roman" w:hAnsi="Times New Roman" w:cs="Times New Roman"/>
          <w:bCs/>
          <w:sz w:val="24"/>
          <w:szCs w:val="24"/>
        </w:rPr>
        <w:t>(i2);</w:t>
      </w:r>
    </w:p>
    <w:p w14:paraId="0B923E62" w14:textId="5BACC60A"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 xml:space="preserve"> l11 = new </w:t>
      </w:r>
      <w:proofErr w:type="spell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(i3);</w:t>
      </w:r>
    </w:p>
    <w:p w14:paraId="046FE1AA" w14:textId="0E36593C"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l11.setBounds(70, 10, 100, 100);</w:t>
      </w:r>
    </w:p>
    <w:p w14:paraId="5330E2BD" w14:textId="5609FFFA"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add(l11);</w:t>
      </w:r>
    </w:p>
    <w:p w14:paraId="15775E67" w14:textId="58AE07F7"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1F6D64EB" w14:textId="2774690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l1 = new </w:t>
      </w:r>
      <w:proofErr w:type="spellStart"/>
      <w:proofErr w:type="gram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"WELCOME TO ATM");</w:t>
      </w:r>
    </w:p>
    <w:p w14:paraId="42C55A7F" w14:textId="37EDB9F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1.setFont</w:t>
      </w:r>
      <w:proofErr w:type="gramEnd"/>
      <w:r w:rsidRPr="00141472">
        <w:rPr>
          <w:rFonts w:ascii="Times New Roman" w:hAnsi="Times New Roman" w:cs="Times New Roman"/>
          <w:bCs/>
          <w:sz w:val="24"/>
          <w:szCs w:val="24"/>
        </w:rPr>
        <w:t>(new Font("</w:t>
      </w:r>
      <w:proofErr w:type="spellStart"/>
      <w:r w:rsidRPr="00141472">
        <w:rPr>
          <w:rFonts w:ascii="Times New Roman" w:hAnsi="Times New Roman" w:cs="Times New Roman"/>
          <w:bCs/>
          <w:sz w:val="24"/>
          <w:szCs w:val="24"/>
        </w:rPr>
        <w:t>Osward</w:t>
      </w:r>
      <w:proofErr w:type="spellEnd"/>
      <w:r w:rsidRPr="00141472">
        <w:rPr>
          <w:rFonts w:ascii="Times New Roman" w:hAnsi="Times New Roman" w:cs="Times New Roman"/>
          <w:bCs/>
          <w:sz w:val="24"/>
          <w:szCs w:val="24"/>
        </w:rPr>
        <w:t xml:space="preserve">",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38));</w:t>
      </w:r>
    </w:p>
    <w:p w14:paraId="282D8CC9" w14:textId="3602ECDA"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1.setBounds</w:t>
      </w:r>
      <w:proofErr w:type="gramEnd"/>
      <w:r w:rsidRPr="00141472">
        <w:rPr>
          <w:rFonts w:ascii="Times New Roman" w:hAnsi="Times New Roman" w:cs="Times New Roman"/>
          <w:bCs/>
          <w:sz w:val="24"/>
          <w:szCs w:val="24"/>
        </w:rPr>
        <w:t>(200,40,450,40);</w:t>
      </w:r>
    </w:p>
    <w:p w14:paraId="767EBBE8" w14:textId="294537AC"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add(l1);</w:t>
      </w:r>
    </w:p>
    <w:p w14:paraId="76FB98A8" w14:textId="5F75781B"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2D1C5C18" w14:textId="388D8D9C"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lastRenderedPageBreak/>
        <w:t xml:space="preserve">l2 = new </w:t>
      </w:r>
      <w:proofErr w:type="spellStart"/>
      <w:proofErr w:type="gram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"Card No:");</w:t>
      </w:r>
    </w:p>
    <w:p w14:paraId="3405D053" w14:textId="297E5F6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2.setFont</w:t>
      </w:r>
      <w:proofErr w:type="gramEnd"/>
      <w:r w:rsidRPr="00141472">
        <w:rPr>
          <w:rFonts w:ascii="Times New Roman" w:hAnsi="Times New Roman" w:cs="Times New Roman"/>
          <w:bCs/>
          <w:sz w:val="24"/>
          <w:szCs w:val="24"/>
        </w:rPr>
        <w:t>(new Font("</w:t>
      </w:r>
      <w:proofErr w:type="spellStart"/>
      <w:r w:rsidRPr="00141472">
        <w:rPr>
          <w:rFonts w:ascii="Times New Roman" w:hAnsi="Times New Roman" w:cs="Times New Roman"/>
          <w:bCs/>
          <w:sz w:val="24"/>
          <w:szCs w:val="24"/>
        </w:rPr>
        <w:t>Raleway</w:t>
      </w:r>
      <w:proofErr w:type="spellEnd"/>
      <w:r w:rsidRPr="00141472">
        <w:rPr>
          <w:rFonts w:ascii="Times New Roman" w:hAnsi="Times New Roman" w:cs="Times New Roman"/>
          <w:bCs/>
          <w:sz w:val="24"/>
          <w:szCs w:val="24"/>
        </w:rPr>
        <w:t xml:space="preserve">",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28));</w:t>
      </w:r>
    </w:p>
    <w:p w14:paraId="5E15BE31" w14:textId="701FDCEB"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2.setBounds</w:t>
      </w:r>
      <w:proofErr w:type="gramEnd"/>
      <w:r w:rsidRPr="00141472">
        <w:rPr>
          <w:rFonts w:ascii="Times New Roman" w:hAnsi="Times New Roman" w:cs="Times New Roman"/>
          <w:bCs/>
          <w:sz w:val="24"/>
          <w:szCs w:val="24"/>
        </w:rPr>
        <w:t>(125,150,375,30);</w:t>
      </w:r>
    </w:p>
    <w:p w14:paraId="032E46EE" w14:textId="116B1B09"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add(l2);</w:t>
      </w:r>
    </w:p>
    <w:p w14:paraId="2163C5DF" w14:textId="54F8DEE4"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0BAAB257" w14:textId="6A8BBAA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tf1 = new </w:t>
      </w:r>
      <w:proofErr w:type="spellStart"/>
      <w:proofErr w:type="gramStart"/>
      <w:r w:rsidRPr="00141472">
        <w:rPr>
          <w:rFonts w:ascii="Times New Roman" w:hAnsi="Times New Roman" w:cs="Times New Roman"/>
          <w:bCs/>
          <w:sz w:val="24"/>
          <w:szCs w:val="24"/>
        </w:rPr>
        <w:t>JTextField</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15);</w:t>
      </w:r>
    </w:p>
    <w:p w14:paraId="2E88722C" w14:textId="0D83784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tf1.setBounds(300,150,230,30);</w:t>
      </w:r>
    </w:p>
    <w:p w14:paraId="4390CF29" w14:textId="07A8E6DA"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tf1.setFont(new </w:t>
      </w:r>
      <w:proofErr w:type="gramStart"/>
      <w:r w:rsidRPr="00141472">
        <w:rPr>
          <w:rFonts w:ascii="Times New Roman" w:hAnsi="Times New Roman" w:cs="Times New Roman"/>
          <w:bCs/>
          <w:sz w:val="24"/>
          <w:szCs w:val="24"/>
        </w:rPr>
        <w:t>Font(</w:t>
      </w:r>
      <w:proofErr w:type="gramEnd"/>
      <w:r w:rsidRPr="00141472">
        <w:rPr>
          <w:rFonts w:ascii="Times New Roman" w:hAnsi="Times New Roman" w:cs="Times New Roman"/>
          <w:bCs/>
          <w:sz w:val="24"/>
          <w:szCs w:val="24"/>
        </w:rPr>
        <w:t xml:space="preserve">"Arial",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14));</w:t>
      </w:r>
    </w:p>
    <w:p w14:paraId="2568352F" w14:textId="75ACE42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add(tf1);</w:t>
      </w:r>
    </w:p>
    <w:p w14:paraId="29CD0505" w14:textId="04B8A2E7"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39466C74" w14:textId="3A4E3463"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l3 = new </w:t>
      </w:r>
      <w:proofErr w:type="spellStart"/>
      <w:r w:rsidRPr="00141472">
        <w:rPr>
          <w:rFonts w:ascii="Times New Roman" w:hAnsi="Times New Roman" w:cs="Times New Roman"/>
          <w:bCs/>
          <w:sz w:val="24"/>
          <w:szCs w:val="24"/>
        </w:rPr>
        <w:t>JLabel</w:t>
      </w:r>
      <w:proofErr w:type="spellEnd"/>
      <w:r w:rsidRPr="00141472">
        <w:rPr>
          <w:rFonts w:ascii="Times New Roman" w:hAnsi="Times New Roman" w:cs="Times New Roman"/>
          <w:bCs/>
          <w:sz w:val="24"/>
          <w:szCs w:val="24"/>
        </w:rPr>
        <w:t>("PIN:");</w:t>
      </w:r>
    </w:p>
    <w:p w14:paraId="5DBB7D99" w14:textId="653C83D8"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3.setFont</w:t>
      </w:r>
      <w:proofErr w:type="gramEnd"/>
      <w:r w:rsidRPr="00141472">
        <w:rPr>
          <w:rFonts w:ascii="Times New Roman" w:hAnsi="Times New Roman" w:cs="Times New Roman"/>
          <w:bCs/>
          <w:sz w:val="24"/>
          <w:szCs w:val="24"/>
        </w:rPr>
        <w:t>(new Font("</w:t>
      </w:r>
      <w:proofErr w:type="spellStart"/>
      <w:r w:rsidRPr="00141472">
        <w:rPr>
          <w:rFonts w:ascii="Times New Roman" w:hAnsi="Times New Roman" w:cs="Times New Roman"/>
          <w:bCs/>
          <w:sz w:val="24"/>
          <w:szCs w:val="24"/>
        </w:rPr>
        <w:t>Raleway</w:t>
      </w:r>
      <w:proofErr w:type="spellEnd"/>
      <w:r w:rsidRPr="00141472">
        <w:rPr>
          <w:rFonts w:ascii="Times New Roman" w:hAnsi="Times New Roman" w:cs="Times New Roman"/>
          <w:bCs/>
          <w:sz w:val="24"/>
          <w:szCs w:val="24"/>
        </w:rPr>
        <w:t xml:space="preserve">",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28));</w:t>
      </w:r>
    </w:p>
    <w:p w14:paraId="7CCE4027" w14:textId="5D9AD30D"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l</w:t>
      </w:r>
      <w:proofErr w:type="gramStart"/>
      <w:r w:rsidRPr="00141472">
        <w:rPr>
          <w:rFonts w:ascii="Times New Roman" w:hAnsi="Times New Roman" w:cs="Times New Roman"/>
          <w:bCs/>
          <w:sz w:val="24"/>
          <w:szCs w:val="24"/>
        </w:rPr>
        <w:t>3.setBounds</w:t>
      </w:r>
      <w:proofErr w:type="gramEnd"/>
      <w:r w:rsidRPr="00141472">
        <w:rPr>
          <w:rFonts w:ascii="Times New Roman" w:hAnsi="Times New Roman" w:cs="Times New Roman"/>
          <w:bCs/>
          <w:sz w:val="24"/>
          <w:szCs w:val="24"/>
        </w:rPr>
        <w:t>(125,220,375,30);</w:t>
      </w:r>
    </w:p>
    <w:p w14:paraId="0F8015C0" w14:textId="179F94E8"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add(l3);</w:t>
      </w:r>
    </w:p>
    <w:p w14:paraId="3FCF2AB6" w14:textId="6020536F"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09A6584B" w14:textId="532DAA48"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pf2 = new </w:t>
      </w:r>
      <w:proofErr w:type="gramStart"/>
      <w:r w:rsidRPr="00141472">
        <w:rPr>
          <w:rFonts w:ascii="Times New Roman" w:hAnsi="Times New Roman" w:cs="Times New Roman"/>
          <w:bCs/>
          <w:sz w:val="24"/>
          <w:szCs w:val="24"/>
        </w:rPr>
        <w:t>JPasswordField(</w:t>
      </w:r>
      <w:proofErr w:type="gramEnd"/>
      <w:r w:rsidRPr="00141472">
        <w:rPr>
          <w:rFonts w:ascii="Times New Roman" w:hAnsi="Times New Roman" w:cs="Times New Roman"/>
          <w:bCs/>
          <w:sz w:val="24"/>
          <w:szCs w:val="24"/>
        </w:rPr>
        <w:t>15);</w:t>
      </w:r>
    </w:p>
    <w:p w14:paraId="4D95F65C" w14:textId="19EA67A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pf2.setFont(new </w:t>
      </w:r>
      <w:proofErr w:type="gramStart"/>
      <w:r w:rsidRPr="00141472">
        <w:rPr>
          <w:rFonts w:ascii="Times New Roman" w:hAnsi="Times New Roman" w:cs="Times New Roman"/>
          <w:bCs/>
          <w:sz w:val="24"/>
          <w:szCs w:val="24"/>
        </w:rPr>
        <w:t>Font(</w:t>
      </w:r>
      <w:proofErr w:type="gramEnd"/>
      <w:r w:rsidRPr="00141472">
        <w:rPr>
          <w:rFonts w:ascii="Times New Roman" w:hAnsi="Times New Roman" w:cs="Times New Roman"/>
          <w:bCs/>
          <w:sz w:val="24"/>
          <w:szCs w:val="24"/>
        </w:rPr>
        <w:t xml:space="preserve">"Arial",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14));</w:t>
      </w:r>
    </w:p>
    <w:p w14:paraId="0D18FB58" w14:textId="5096F676"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pf2.setBounds(300,220,230,30);</w:t>
      </w:r>
    </w:p>
    <w:p w14:paraId="126F233B" w14:textId="4A79FEA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add(pf2);</w:t>
      </w:r>
    </w:p>
    <w:p w14:paraId="4CA7541E" w14:textId="452C560B"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4A52D9E4" w14:textId="50EDAF0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b1 = new </w:t>
      </w:r>
      <w:proofErr w:type="spellStart"/>
      <w:proofErr w:type="gramStart"/>
      <w:r w:rsidRPr="00141472">
        <w:rPr>
          <w:rFonts w:ascii="Times New Roman" w:hAnsi="Times New Roman" w:cs="Times New Roman"/>
          <w:bCs/>
          <w:sz w:val="24"/>
          <w:szCs w:val="24"/>
        </w:rPr>
        <w:t>JButton</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"SIGN IN");</w:t>
      </w:r>
    </w:p>
    <w:p w14:paraId="677DD53F" w14:textId="495F660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1.setBackground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Color.BLACK</w:t>
      </w:r>
      <w:proofErr w:type="spellEnd"/>
      <w:r w:rsidRPr="00141472">
        <w:rPr>
          <w:rFonts w:ascii="Times New Roman" w:hAnsi="Times New Roman" w:cs="Times New Roman"/>
          <w:bCs/>
          <w:sz w:val="24"/>
          <w:szCs w:val="24"/>
        </w:rPr>
        <w:t>);</w:t>
      </w:r>
    </w:p>
    <w:p w14:paraId="616AAE6C" w14:textId="6BD9B18B"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1.setForeground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Color.WHITE</w:t>
      </w:r>
      <w:proofErr w:type="spellEnd"/>
      <w:r w:rsidRPr="00141472">
        <w:rPr>
          <w:rFonts w:ascii="Times New Roman" w:hAnsi="Times New Roman" w:cs="Times New Roman"/>
          <w:bCs/>
          <w:sz w:val="24"/>
          <w:szCs w:val="24"/>
        </w:rPr>
        <w:t>);</w:t>
      </w:r>
    </w:p>
    <w:p w14:paraId="54B24B96" w14:textId="197D18A3"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570A97FA" w14:textId="6F26D17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b2 = new </w:t>
      </w:r>
      <w:proofErr w:type="spellStart"/>
      <w:r w:rsidRPr="00141472">
        <w:rPr>
          <w:rFonts w:ascii="Times New Roman" w:hAnsi="Times New Roman" w:cs="Times New Roman"/>
          <w:bCs/>
          <w:sz w:val="24"/>
          <w:szCs w:val="24"/>
        </w:rPr>
        <w:t>JButton</w:t>
      </w:r>
      <w:proofErr w:type="spellEnd"/>
      <w:r w:rsidRPr="00141472">
        <w:rPr>
          <w:rFonts w:ascii="Times New Roman" w:hAnsi="Times New Roman" w:cs="Times New Roman"/>
          <w:bCs/>
          <w:sz w:val="24"/>
          <w:szCs w:val="24"/>
        </w:rPr>
        <w:t>("CLEAR");</w:t>
      </w:r>
    </w:p>
    <w:p w14:paraId="4C752D88" w14:textId="3F3FDC63"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2.setBackground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Color.BLACK</w:t>
      </w:r>
      <w:proofErr w:type="spellEnd"/>
      <w:r w:rsidRPr="00141472">
        <w:rPr>
          <w:rFonts w:ascii="Times New Roman" w:hAnsi="Times New Roman" w:cs="Times New Roman"/>
          <w:bCs/>
          <w:sz w:val="24"/>
          <w:szCs w:val="24"/>
        </w:rPr>
        <w:t>);</w:t>
      </w:r>
    </w:p>
    <w:p w14:paraId="4660A0D5" w14:textId="0FF6A77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2.setForeground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Color.WHITE</w:t>
      </w:r>
      <w:proofErr w:type="spellEnd"/>
      <w:r w:rsidRPr="00141472">
        <w:rPr>
          <w:rFonts w:ascii="Times New Roman" w:hAnsi="Times New Roman" w:cs="Times New Roman"/>
          <w:bCs/>
          <w:sz w:val="24"/>
          <w:szCs w:val="24"/>
        </w:rPr>
        <w:t>);</w:t>
      </w:r>
    </w:p>
    <w:p w14:paraId="0406F0D6" w14:textId="04846B56"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1951F2F9" w14:textId="67167E8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b3 = new </w:t>
      </w:r>
      <w:proofErr w:type="spellStart"/>
      <w:proofErr w:type="gramStart"/>
      <w:r w:rsidRPr="00141472">
        <w:rPr>
          <w:rFonts w:ascii="Times New Roman" w:hAnsi="Times New Roman" w:cs="Times New Roman"/>
          <w:bCs/>
          <w:sz w:val="24"/>
          <w:szCs w:val="24"/>
        </w:rPr>
        <w:t>JButton</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"SIGN UP");</w:t>
      </w:r>
    </w:p>
    <w:p w14:paraId="77E2FAE4" w14:textId="65021641"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3.setBackground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Color.BLACK</w:t>
      </w:r>
      <w:proofErr w:type="spellEnd"/>
      <w:r w:rsidRPr="00141472">
        <w:rPr>
          <w:rFonts w:ascii="Times New Roman" w:hAnsi="Times New Roman" w:cs="Times New Roman"/>
          <w:bCs/>
          <w:sz w:val="24"/>
          <w:szCs w:val="24"/>
        </w:rPr>
        <w:t>);</w:t>
      </w:r>
    </w:p>
    <w:p w14:paraId="59C0051F" w14:textId="1C1CA171"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3.setForeground</w:t>
      </w:r>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Color.WHITE</w:t>
      </w:r>
      <w:proofErr w:type="spellEnd"/>
      <w:r w:rsidRPr="00141472">
        <w:rPr>
          <w:rFonts w:ascii="Times New Roman" w:hAnsi="Times New Roman" w:cs="Times New Roman"/>
          <w:bCs/>
          <w:sz w:val="24"/>
          <w:szCs w:val="24"/>
        </w:rPr>
        <w:t>);</w:t>
      </w:r>
    </w:p>
    <w:p w14:paraId="36915FB0" w14:textId="116A4020"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0210AC39" w14:textId="342AB776"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setLayout</w:t>
      </w:r>
      <w:proofErr w:type="spellEnd"/>
      <w:r w:rsidRPr="00141472">
        <w:rPr>
          <w:rFonts w:ascii="Times New Roman" w:hAnsi="Times New Roman" w:cs="Times New Roman"/>
          <w:bCs/>
          <w:sz w:val="24"/>
          <w:szCs w:val="24"/>
        </w:rPr>
        <w:t>(null);</w:t>
      </w:r>
    </w:p>
    <w:p w14:paraId="54ABAC8B" w14:textId="65CCE74E"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59074649" w14:textId="00D29972"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lastRenderedPageBreak/>
        <w:t>b</w:t>
      </w:r>
      <w:proofErr w:type="gramStart"/>
      <w:r w:rsidRPr="00141472">
        <w:rPr>
          <w:rFonts w:ascii="Times New Roman" w:hAnsi="Times New Roman" w:cs="Times New Roman"/>
          <w:bCs/>
          <w:sz w:val="24"/>
          <w:szCs w:val="24"/>
        </w:rPr>
        <w:t>1.setFont</w:t>
      </w:r>
      <w:proofErr w:type="gramEnd"/>
      <w:r w:rsidRPr="00141472">
        <w:rPr>
          <w:rFonts w:ascii="Times New Roman" w:hAnsi="Times New Roman" w:cs="Times New Roman"/>
          <w:bCs/>
          <w:sz w:val="24"/>
          <w:szCs w:val="24"/>
        </w:rPr>
        <w:t xml:space="preserve">(new Font("Arial",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14));</w:t>
      </w:r>
    </w:p>
    <w:p w14:paraId="07203DAF" w14:textId="2A55526D"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1.setBounds</w:t>
      </w:r>
      <w:proofErr w:type="gramEnd"/>
      <w:r w:rsidRPr="00141472">
        <w:rPr>
          <w:rFonts w:ascii="Times New Roman" w:hAnsi="Times New Roman" w:cs="Times New Roman"/>
          <w:bCs/>
          <w:sz w:val="24"/>
          <w:szCs w:val="24"/>
        </w:rPr>
        <w:t>(300,300,100,30);</w:t>
      </w:r>
    </w:p>
    <w:p w14:paraId="7AEB09E9" w14:textId="2647F94A"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add(b1);</w:t>
      </w:r>
    </w:p>
    <w:p w14:paraId="25E81759" w14:textId="32335B1F"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53D473CB" w14:textId="773B7E2D"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2.setFont</w:t>
      </w:r>
      <w:proofErr w:type="gramEnd"/>
      <w:r w:rsidRPr="00141472">
        <w:rPr>
          <w:rFonts w:ascii="Times New Roman" w:hAnsi="Times New Roman" w:cs="Times New Roman"/>
          <w:bCs/>
          <w:sz w:val="24"/>
          <w:szCs w:val="24"/>
        </w:rPr>
        <w:t xml:space="preserve">(new Font("Arial",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14));</w:t>
      </w:r>
    </w:p>
    <w:p w14:paraId="186B1102" w14:textId="40647899"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2.setBounds</w:t>
      </w:r>
      <w:proofErr w:type="gramEnd"/>
      <w:r w:rsidRPr="00141472">
        <w:rPr>
          <w:rFonts w:ascii="Times New Roman" w:hAnsi="Times New Roman" w:cs="Times New Roman"/>
          <w:bCs/>
          <w:sz w:val="24"/>
          <w:szCs w:val="24"/>
        </w:rPr>
        <w:t>(430,300,100,30);</w:t>
      </w:r>
    </w:p>
    <w:p w14:paraId="5E784088" w14:textId="69736B8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add(b2);</w:t>
      </w:r>
    </w:p>
    <w:p w14:paraId="46509432" w14:textId="0BF22EF5"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1C52267F" w14:textId="650036F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3.setFont</w:t>
      </w:r>
      <w:proofErr w:type="gramEnd"/>
      <w:r w:rsidRPr="00141472">
        <w:rPr>
          <w:rFonts w:ascii="Times New Roman" w:hAnsi="Times New Roman" w:cs="Times New Roman"/>
          <w:bCs/>
          <w:sz w:val="24"/>
          <w:szCs w:val="24"/>
        </w:rPr>
        <w:t xml:space="preserve">(new Font("Arial", </w:t>
      </w:r>
      <w:proofErr w:type="spellStart"/>
      <w:r w:rsidRPr="00141472">
        <w:rPr>
          <w:rFonts w:ascii="Times New Roman" w:hAnsi="Times New Roman" w:cs="Times New Roman"/>
          <w:bCs/>
          <w:sz w:val="24"/>
          <w:szCs w:val="24"/>
        </w:rPr>
        <w:t>Font.BOLD</w:t>
      </w:r>
      <w:proofErr w:type="spellEnd"/>
      <w:r w:rsidRPr="00141472">
        <w:rPr>
          <w:rFonts w:ascii="Times New Roman" w:hAnsi="Times New Roman" w:cs="Times New Roman"/>
          <w:bCs/>
          <w:sz w:val="24"/>
          <w:szCs w:val="24"/>
        </w:rPr>
        <w:t>, 14));</w:t>
      </w:r>
    </w:p>
    <w:p w14:paraId="169B91EF" w14:textId="5449398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3.setBounds</w:t>
      </w:r>
      <w:proofErr w:type="gramEnd"/>
      <w:r w:rsidRPr="00141472">
        <w:rPr>
          <w:rFonts w:ascii="Times New Roman" w:hAnsi="Times New Roman" w:cs="Times New Roman"/>
          <w:bCs/>
          <w:sz w:val="24"/>
          <w:szCs w:val="24"/>
        </w:rPr>
        <w:t>(300,350,230,30);</w:t>
      </w:r>
    </w:p>
    <w:p w14:paraId="693A2F5A" w14:textId="1831F3A6"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add(b3);</w:t>
      </w:r>
    </w:p>
    <w:p w14:paraId="78376C01" w14:textId="4F5CF2D5"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01375A2E" w14:textId="3BDCB2D1"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1.addActionListener</w:t>
      </w:r>
      <w:proofErr w:type="gramEnd"/>
      <w:r w:rsidRPr="00141472">
        <w:rPr>
          <w:rFonts w:ascii="Times New Roman" w:hAnsi="Times New Roman" w:cs="Times New Roman"/>
          <w:bCs/>
          <w:sz w:val="24"/>
          <w:szCs w:val="24"/>
        </w:rPr>
        <w:t>(this);</w:t>
      </w:r>
    </w:p>
    <w:p w14:paraId="438B34E8" w14:textId="1CC4C2C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2.addActionListener</w:t>
      </w:r>
      <w:proofErr w:type="gramEnd"/>
      <w:r w:rsidRPr="00141472">
        <w:rPr>
          <w:rFonts w:ascii="Times New Roman" w:hAnsi="Times New Roman" w:cs="Times New Roman"/>
          <w:bCs/>
          <w:sz w:val="24"/>
          <w:szCs w:val="24"/>
        </w:rPr>
        <w:t>(this);</w:t>
      </w:r>
    </w:p>
    <w:p w14:paraId="4E7989D7" w14:textId="43725298"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b</w:t>
      </w:r>
      <w:proofErr w:type="gramStart"/>
      <w:r w:rsidRPr="00141472">
        <w:rPr>
          <w:rFonts w:ascii="Times New Roman" w:hAnsi="Times New Roman" w:cs="Times New Roman"/>
          <w:bCs/>
          <w:sz w:val="24"/>
          <w:szCs w:val="24"/>
        </w:rPr>
        <w:t>3.addActionListener</w:t>
      </w:r>
      <w:proofErr w:type="gramEnd"/>
      <w:r w:rsidRPr="00141472">
        <w:rPr>
          <w:rFonts w:ascii="Times New Roman" w:hAnsi="Times New Roman" w:cs="Times New Roman"/>
          <w:bCs/>
          <w:sz w:val="24"/>
          <w:szCs w:val="24"/>
        </w:rPr>
        <w:t>(this);</w:t>
      </w:r>
    </w:p>
    <w:p w14:paraId="27A9CF14" w14:textId="13D7716E"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387A012A" w14:textId="4B274521"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getContentPane</w:t>
      </w:r>
      <w:proofErr w:type="spellEnd"/>
      <w:r w:rsidRPr="00141472">
        <w:rPr>
          <w:rFonts w:ascii="Times New Roman" w:hAnsi="Times New Roman" w:cs="Times New Roman"/>
          <w:bCs/>
          <w:sz w:val="24"/>
          <w:szCs w:val="24"/>
        </w:rPr>
        <w:t>(</w:t>
      </w:r>
      <w:proofErr w:type="gramStart"/>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setBackground</w:t>
      </w:r>
      <w:proofErr w:type="spellEnd"/>
      <w:proofErr w:type="gramEnd"/>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Color.WHITE</w:t>
      </w:r>
      <w:proofErr w:type="spellEnd"/>
      <w:r w:rsidRPr="00141472">
        <w:rPr>
          <w:rFonts w:ascii="Times New Roman" w:hAnsi="Times New Roman" w:cs="Times New Roman"/>
          <w:bCs/>
          <w:sz w:val="24"/>
          <w:szCs w:val="24"/>
        </w:rPr>
        <w:t>);</w:t>
      </w:r>
    </w:p>
    <w:p w14:paraId="3B8B8C5D" w14:textId="3C93D75C"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73949909" w14:textId="0EB9AC22"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proofErr w:type="gramStart"/>
      <w:r w:rsidRPr="00141472">
        <w:rPr>
          <w:rFonts w:ascii="Times New Roman" w:hAnsi="Times New Roman" w:cs="Times New Roman"/>
          <w:bCs/>
          <w:sz w:val="24"/>
          <w:szCs w:val="24"/>
        </w:rPr>
        <w:t>setSize</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800,480);</w:t>
      </w:r>
    </w:p>
    <w:p w14:paraId="26BFD287" w14:textId="040D4150"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proofErr w:type="gramStart"/>
      <w:r w:rsidRPr="00141472">
        <w:rPr>
          <w:rFonts w:ascii="Times New Roman" w:hAnsi="Times New Roman" w:cs="Times New Roman"/>
          <w:bCs/>
          <w:sz w:val="24"/>
          <w:szCs w:val="24"/>
        </w:rPr>
        <w:t>setLocation</w:t>
      </w:r>
      <w:proofErr w:type="spellEnd"/>
      <w:r w:rsidRPr="00141472">
        <w:rPr>
          <w:rFonts w:ascii="Times New Roman" w:hAnsi="Times New Roman" w:cs="Times New Roman"/>
          <w:bCs/>
          <w:sz w:val="24"/>
          <w:szCs w:val="24"/>
        </w:rPr>
        <w:t>(</w:t>
      </w:r>
      <w:proofErr w:type="gramEnd"/>
      <w:r w:rsidRPr="00141472">
        <w:rPr>
          <w:rFonts w:ascii="Times New Roman" w:hAnsi="Times New Roman" w:cs="Times New Roman"/>
          <w:bCs/>
          <w:sz w:val="24"/>
          <w:szCs w:val="24"/>
        </w:rPr>
        <w:t>550,200);</w:t>
      </w:r>
    </w:p>
    <w:p w14:paraId="27FC3A05" w14:textId="0B8F4CF1"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setVisible</w:t>
      </w:r>
      <w:proofErr w:type="spellEnd"/>
      <w:r w:rsidRPr="00141472">
        <w:rPr>
          <w:rFonts w:ascii="Times New Roman" w:hAnsi="Times New Roman" w:cs="Times New Roman"/>
          <w:bCs/>
          <w:sz w:val="24"/>
          <w:szCs w:val="24"/>
        </w:rPr>
        <w:t>(true);</w:t>
      </w:r>
    </w:p>
    <w:p w14:paraId="124A9568" w14:textId="138779D8"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5252641D" w14:textId="4F5A0119"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3DD78241" w14:textId="4AE90DAC"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public void </w:t>
      </w:r>
      <w:proofErr w:type="spellStart"/>
      <w:proofErr w:type="gramStart"/>
      <w:r w:rsidRPr="00141472">
        <w:rPr>
          <w:rFonts w:ascii="Times New Roman" w:hAnsi="Times New Roman" w:cs="Times New Roman"/>
          <w:bCs/>
          <w:sz w:val="24"/>
          <w:szCs w:val="24"/>
        </w:rPr>
        <w:t>actionPerformed</w:t>
      </w:r>
      <w:proofErr w:type="spellEnd"/>
      <w:r w:rsidRPr="00141472">
        <w:rPr>
          <w:rFonts w:ascii="Times New Roman" w:hAnsi="Times New Roman" w:cs="Times New Roman"/>
          <w:bCs/>
          <w:sz w:val="24"/>
          <w:szCs w:val="24"/>
        </w:rPr>
        <w:t>(</w:t>
      </w:r>
      <w:proofErr w:type="spellStart"/>
      <w:proofErr w:type="gramEnd"/>
      <w:r w:rsidRPr="00141472">
        <w:rPr>
          <w:rFonts w:ascii="Times New Roman" w:hAnsi="Times New Roman" w:cs="Times New Roman"/>
          <w:bCs/>
          <w:sz w:val="24"/>
          <w:szCs w:val="24"/>
        </w:rPr>
        <w:t>ActionEvent</w:t>
      </w:r>
      <w:proofErr w:type="spellEnd"/>
      <w:r w:rsidRPr="00141472">
        <w:rPr>
          <w:rFonts w:ascii="Times New Roman" w:hAnsi="Times New Roman" w:cs="Times New Roman"/>
          <w:bCs/>
          <w:sz w:val="24"/>
          <w:szCs w:val="24"/>
        </w:rPr>
        <w:t xml:space="preserve"> ae){</w:t>
      </w:r>
    </w:p>
    <w:p w14:paraId="0FACC9AA" w14:textId="4891FE83"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try{</w:t>
      </w:r>
      <w:proofErr w:type="gramEnd"/>
    </w:p>
    <w:p w14:paraId="72C12E42" w14:textId="23DDB97D"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if(</w:t>
      </w:r>
      <w:proofErr w:type="spellStart"/>
      <w:proofErr w:type="gramStart"/>
      <w:r w:rsidRPr="00141472">
        <w:rPr>
          <w:rFonts w:ascii="Times New Roman" w:hAnsi="Times New Roman" w:cs="Times New Roman"/>
          <w:bCs/>
          <w:sz w:val="24"/>
          <w:szCs w:val="24"/>
        </w:rPr>
        <w:t>ae.getSource</w:t>
      </w:r>
      <w:proofErr w:type="spellEnd"/>
      <w:proofErr w:type="gramEnd"/>
      <w:r w:rsidRPr="00141472">
        <w:rPr>
          <w:rFonts w:ascii="Times New Roman" w:hAnsi="Times New Roman" w:cs="Times New Roman"/>
          <w:bCs/>
          <w:sz w:val="24"/>
          <w:szCs w:val="24"/>
        </w:rPr>
        <w:t>()==b1){</w:t>
      </w:r>
    </w:p>
    <w:p w14:paraId="7818A052" w14:textId="0C21B858"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Conn c1 = new </w:t>
      </w:r>
      <w:proofErr w:type="gramStart"/>
      <w:r w:rsidRPr="00141472">
        <w:rPr>
          <w:rFonts w:ascii="Times New Roman" w:hAnsi="Times New Roman" w:cs="Times New Roman"/>
          <w:bCs/>
          <w:sz w:val="24"/>
          <w:szCs w:val="24"/>
        </w:rPr>
        <w:t>Conn(</w:t>
      </w:r>
      <w:proofErr w:type="gramEnd"/>
      <w:r w:rsidRPr="00141472">
        <w:rPr>
          <w:rFonts w:ascii="Times New Roman" w:hAnsi="Times New Roman" w:cs="Times New Roman"/>
          <w:bCs/>
          <w:sz w:val="24"/>
          <w:szCs w:val="24"/>
        </w:rPr>
        <w:t>);</w:t>
      </w:r>
    </w:p>
    <w:p w14:paraId="63CB5DDA" w14:textId="04A9C9D6"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String </w:t>
      </w:r>
      <w:proofErr w:type="spellStart"/>
      <w:proofErr w:type="gramStart"/>
      <w:r w:rsidRPr="00141472">
        <w:rPr>
          <w:rFonts w:ascii="Times New Roman" w:hAnsi="Times New Roman" w:cs="Times New Roman"/>
          <w:bCs/>
          <w:sz w:val="24"/>
          <w:szCs w:val="24"/>
        </w:rPr>
        <w:t>cardnumber</w:t>
      </w:r>
      <w:proofErr w:type="spellEnd"/>
      <w:r w:rsidRPr="00141472">
        <w:rPr>
          <w:rFonts w:ascii="Times New Roman" w:hAnsi="Times New Roman" w:cs="Times New Roman"/>
          <w:bCs/>
          <w:sz w:val="24"/>
          <w:szCs w:val="24"/>
        </w:rPr>
        <w:t xml:space="preserve">  =</w:t>
      </w:r>
      <w:proofErr w:type="gramEnd"/>
      <w:r w:rsidRPr="00141472">
        <w:rPr>
          <w:rFonts w:ascii="Times New Roman" w:hAnsi="Times New Roman" w:cs="Times New Roman"/>
          <w:bCs/>
          <w:sz w:val="24"/>
          <w:szCs w:val="24"/>
        </w:rPr>
        <w:t xml:space="preserve"> tf1.getText();</w:t>
      </w:r>
    </w:p>
    <w:p w14:paraId="0BDC5BF9" w14:textId="00B0BD42"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String </w:t>
      </w:r>
      <w:proofErr w:type="gramStart"/>
      <w:r w:rsidRPr="00141472">
        <w:rPr>
          <w:rFonts w:ascii="Times New Roman" w:hAnsi="Times New Roman" w:cs="Times New Roman"/>
          <w:bCs/>
          <w:sz w:val="24"/>
          <w:szCs w:val="24"/>
        </w:rPr>
        <w:t>pin  =</w:t>
      </w:r>
      <w:proofErr w:type="gramEnd"/>
      <w:r w:rsidRPr="00141472">
        <w:rPr>
          <w:rFonts w:ascii="Times New Roman" w:hAnsi="Times New Roman" w:cs="Times New Roman"/>
          <w:bCs/>
          <w:sz w:val="24"/>
          <w:szCs w:val="24"/>
        </w:rPr>
        <w:t xml:space="preserve"> pf2.getText();</w:t>
      </w:r>
    </w:p>
    <w:p w14:paraId="1FC128E4" w14:textId="17594E64"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String </w:t>
      </w:r>
      <w:proofErr w:type="gramStart"/>
      <w:r w:rsidRPr="00141472">
        <w:rPr>
          <w:rFonts w:ascii="Times New Roman" w:hAnsi="Times New Roman" w:cs="Times New Roman"/>
          <w:bCs/>
          <w:sz w:val="24"/>
          <w:szCs w:val="24"/>
        </w:rPr>
        <w:t>q  =</w:t>
      </w:r>
      <w:proofErr w:type="gramEnd"/>
      <w:r w:rsidRPr="00141472">
        <w:rPr>
          <w:rFonts w:ascii="Times New Roman" w:hAnsi="Times New Roman" w:cs="Times New Roman"/>
          <w:bCs/>
          <w:sz w:val="24"/>
          <w:szCs w:val="24"/>
        </w:rPr>
        <w:t xml:space="preserve"> "select * from login where </w:t>
      </w:r>
      <w:proofErr w:type="spellStart"/>
      <w:r w:rsidRPr="00141472">
        <w:rPr>
          <w:rFonts w:ascii="Times New Roman" w:hAnsi="Times New Roman" w:cs="Times New Roman"/>
          <w:bCs/>
          <w:sz w:val="24"/>
          <w:szCs w:val="24"/>
        </w:rPr>
        <w:t>cardnumber</w:t>
      </w:r>
      <w:proofErr w:type="spellEnd"/>
      <w:r w:rsidRPr="00141472">
        <w:rPr>
          <w:rFonts w:ascii="Times New Roman" w:hAnsi="Times New Roman" w:cs="Times New Roman"/>
          <w:bCs/>
          <w:sz w:val="24"/>
          <w:szCs w:val="24"/>
        </w:rPr>
        <w:t xml:space="preserve"> = '"+</w:t>
      </w:r>
      <w:proofErr w:type="spellStart"/>
      <w:r w:rsidRPr="00141472">
        <w:rPr>
          <w:rFonts w:ascii="Times New Roman" w:hAnsi="Times New Roman" w:cs="Times New Roman"/>
          <w:bCs/>
          <w:sz w:val="24"/>
          <w:szCs w:val="24"/>
        </w:rPr>
        <w:t>cardnumber</w:t>
      </w:r>
      <w:proofErr w:type="spellEnd"/>
      <w:r w:rsidRPr="00141472">
        <w:rPr>
          <w:rFonts w:ascii="Times New Roman" w:hAnsi="Times New Roman" w:cs="Times New Roman"/>
          <w:bCs/>
          <w:sz w:val="24"/>
          <w:szCs w:val="24"/>
        </w:rPr>
        <w:t>+"' and pin = '"+pin+"'";</w:t>
      </w:r>
    </w:p>
    <w:p w14:paraId="504A669A" w14:textId="77777777" w:rsidR="00141472" w:rsidRPr="00141472" w:rsidRDefault="00141472" w:rsidP="00141472">
      <w:pPr>
        <w:pStyle w:val="ListParagraph"/>
        <w:spacing w:after="328" w:line="360" w:lineRule="auto"/>
        <w:ind w:firstLine="720"/>
        <w:rPr>
          <w:rFonts w:ascii="Times New Roman" w:hAnsi="Times New Roman" w:cs="Times New Roman"/>
          <w:bCs/>
          <w:sz w:val="24"/>
          <w:szCs w:val="24"/>
        </w:rPr>
      </w:pPr>
    </w:p>
    <w:p w14:paraId="514F0F7D" w14:textId="58211BC2"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ResultSet</w:t>
      </w:r>
      <w:proofErr w:type="spellEnd"/>
      <w:r w:rsidRPr="00141472">
        <w:rPr>
          <w:rFonts w:ascii="Times New Roman" w:hAnsi="Times New Roman" w:cs="Times New Roman"/>
          <w:bCs/>
          <w:sz w:val="24"/>
          <w:szCs w:val="24"/>
        </w:rPr>
        <w:t xml:space="preserve"> </w:t>
      </w:r>
      <w:proofErr w:type="spellStart"/>
      <w:r w:rsidRPr="00141472">
        <w:rPr>
          <w:rFonts w:ascii="Times New Roman" w:hAnsi="Times New Roman" w:cs="Times New Roman"/>
          <w:bCs/>
          <w:sz w:val="24"/>
          <w:szCs w:val="24"/>
        </w:rPr>
        <w:t>rs</w:t>
      </w:r>
      <w:proofErr w:type="spellEnd"/>
      <w:r w:rsidRPr="00141472">
        <w:rPr>
          <w:rFonts w:ascii="Times New Roman" w:hAnsi="Times New Roman" w:cs="Times New Roman"/>
          <w:bCs/>
          <w:sz w:val="24"/>
          <w:szCs w:val="24"/>
        </w:rPr>
        <w:t xml:space="preserve"> = c1.</w:t>
      </w:r>
      <w:proofErr w:type="gramStart"/>
      <w:r w:rsidRPr="00141472">
        <w:rPr>
          <w:rFonts w:ascii="Times New Roman" w:hAnsi="Times New Roman" w:cs="Times New Roman"/>
          <w:bCs/>
          <w:sz w:val="24"/>
          <w:szCs w:val="24"/>
        </w:rPr>
        <w:t>s.executeQuery</w:t>
      </w:r>
      <w:proofErr w:type="gramEnd"/>
      <w:r w:rsidRPr="00141472">
        <w:rPr>
          <w:rFonts w:ascii="Times New Roman" w:hAnsi="Times New Roman" w:cs="Times New Roman"/>
          <w:bCs/>
          <w:sz w:val="24"/>
          <w:szCs w:val="24"/>
        </w:rPr>
        <w:t>(q);</w:t>
      </w:r>
    </w:p>
    <w:p w14:paraId="61121DAD" w14:textId="0932C71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if(</w:t>
      </w:r>
      <w:proofErr w:type="spellStart"/>
      <w:proofErr w:type="gramStart"/>
      <w:r w:rsidRPr="00141472">
        <w:rPr>
          <w:rFonts w:ascii="Times New Roman" w:hAnsi="Times New Roman" w:cs="Times New Roman"/>
          <w:bCs/>
          <w:sz w:val="24"/>
          <w:szCs w:val="24"/>
        </w:rPr>
        <w:t>rs.next</w:t>
      </w:r>
      <w:proofErr w:type="spellEnd"/>
      <w:proofErr w:type="gramEnd"/>
      <w:r w:rsidRPr="00141472">
        <w:rPr>
          <w:rFonts w:ascii="Times New Roman" w:hAnsi="Times New Roman" w:cs="Times New Roman"/>
          <w:bCs/>
          <w:sz w:val="24"/>
          <w:szCs w:val="24"/>
        </w:rPr>
        <w:t>()){</w:t>
      </w:r>
    </w:p>
    <w:p w14:paraId="0F096BF0" w14:textId="7C0D9FC3"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lastRenderedPageBreak/>
        <w:t>setVisible</w:t>
      </w:r>
      <w:proofErr w:type="spellEnd"/>
      <w:r w:rsidRPr="00141472">
        <w:rPr>
          <w:rFonts w:ascii="Times New Roman" w:hAnsi="Times New Roman" w:cs="Times New Roman"/>
          <w:bCs/>
          <w:sz w:val="24"/>
          <w:szCs w:val="24"/>
        </w:rPr>
        <w:t>(false);</w:t>
      </w:r>
    </w:p>
    <w:p w14:paraId="777E93DA" w14:textId="31B70230"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new Transactions(pin</w:t>
      </w:r>
      <w:proofErr w:type="gramStart"/>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setVisible</w:t>
      </w:r>
      <w:proofErr w:type="spellEnd"/>
      <w:proofErr w:type="gramEnd"/>
      <w:r w:rsidRPr="00141472">
        <w:rPr>
          <w:rFonts w:ascii="Times New Roman" w:hAnsi="Times New Roman" w:cs="Times New Roman"/>
          <w:bCs/>
          <w:sz w:val="24"/>
          <w:szCs w:val="24"/>
        </w:rPr>
        <w:t>(true);</w:t>
      </w:r>
    </w:p>
    <w:p w14:paraId="4DFAFED7" w14:textId="54DBB923"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}else</w:t>
      </w:r>
      <w:proofErr w:type="gramEnd"/>
      <w:r w:rsidRPr="00141472">
        <w:rPr>
          <w:rFonts w:ascii="Times New Roman" w:hAnsi="Times New Roman" w:cs="Times New Roman"/>
          <w:bCs/>
          <w:sz w:val="24"/>
          <w:szCs w:val="24"/>
        </w:rPr>
        <w:t>{</w:t>
      </w:r>
    </w:p>
    <w:p w14:paraId="310F66A2" w14:textId="0C5A5B6B"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JOptionPane.showMessageDialog</w:t>
      </w:r>
      <w:proofErr w:type="spellEnd"/>
      <w:r w:rsidRPr="00141472">
        <w:rPr>
          <w:rFonts w:ascii="Times New Roman" w:hAnsi="Times New Roman" w:cs="Times New Roman"/>
          <w:bCs/>
          <w:sz w:val="24"/>
          <w:szCs w:val="24"/>
        </w:rPr>
        <w:t>(null, "Incorrect Card Number or PIN");</w:t>
      </w:r>
    </w:p>
    <w:p w14:paraId="36E1173D" w14:textId="0171DA56"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74455673" w14:textId="07D1CD24"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}else</w:t>
      </w:r>
      <w:proofErr w:type="gramEnd"/>
      <w:r w:rsidRPr="00141472">
        <w:rPr>
          <w:rFonts w:ascii="Times New Roman" w:hAnsi="Times New Roman" w:cs="Times New Roman"/>
          <w:bCs/>
          <w:sz w:val="24"/>
          <w:szCs w:val="24"/>
        </w:rPr>
        <w:t xml:space="preserve"> if(</w:t>
      </w:r>
      <w:proofErr w:type="spellStart"/>
      <w:r w:rsidRPr="00141472">
        <w:rPr>
          <w:rFonts w:ascii="Times New Roman" w:hAnsi="Times New Roman" w:cs="Times New Roman"/>
          <w:bCs/>
          <w:sz w:val="24"/>
          <w:szCs w:val="24"/>
        </w:rPr>
        <w:t>ae.getSource</w:t>
      </w:r>
      <w:proofErr w:type="spellEnd"/>
      <w:r w:rsidRPr="00141472">
        <w:rPr>
          <w:rFonts w:ascii="Times New Roman" w:hAnsi="Times New Roman" w:cs="Times New Roman"/>
          <w:bCs/>
          <w:sz w:val="24"/>
          <w:szCs w:val="24"/>
        </w:rPr>
        <w:t>()==b2){</w:t>
      </w:r>
    </w:p>
    <w:p w14:paraId="23126B12" w14:textId="16B7A4E4"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tf1.setText("");</w:t>
      </w:r>
    </w:p>
    <w:p w14:paraId="14A25D98" w14:textId="1E3D706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pf2.setText("");</w:t>
      </w:r>
    </w:p>
    <w:p w14:paraId="33ED51B5" w14:textId="360D9F4E"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}else</w:t>
      </w:r>
      <w:proofErr w:type="gramEnd"/>
      <w:r w:rsidRPr="00141472">
        <w:rPr>
          <w:rFonts w:ascii="Times New Roman" w:hAnsi="Times New Roman" w:cs="Times New Roman"/>
          <w:bCs/>
          <w:sz w:val="24"/>
          <w:szCs w:val="24"/>
        </w:rPr>
        <w:t xml:space="preserve"> if(</w:t>
      </w:r>
      <w:proofErr w:type="spellStart"/>
      <w:r w:rsidRPr="00141472">
        <w:rPr>
          <w:rFonts w:ascii="Times New Roman" w:hAnsi="Times New Roman" w:cs="Times New Roman"/>
          <w:bCs/>
          <w:sz w:val="24"/>
          <w:szCs w:val="24"/>
        </w:rPr>
        <w:t>ae.getSource</w:t>
      </w:r>
      <w:proofErr w:type="spellEnd"/>
      <w:r w:rsidRPr="00141472">
        <w:rPr>
          <w:rFonts w:ascii="Times New Roman" w:hAnsi="Times New Roman" w:cs="Times New Roman"/>
          <w:bCs/>
          <w:sz w:val="24"/>
          <w:szCs w:val="24"/>
        </w:rPr>
        <w:t>()==b3){</w:t>
      </w:r>
    </w:p>
    <w:p w14:paraId="32645D27" w14:textId="43A555E7"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r w:rsidRPr="00141472">
        <w:rPr>
          <w:rFonts w:ascii="Times New Roman" w:hAnsi="Times New Roman" w:cs="Times New Roman"/>
          <w:bCs/>
          <w:sz w:val="24"/>
          <w:szCs w:val="24"/>
        </w:rPr>
        <w:t>setVisible</w:t>
      </w:r>
      <w:proofErr w:type="spellEnd"/>
      <w:r w:rsidRPr="00141472">
        <w:rPr>
          <w:rFonts w:ascii="Times New Roman" w:hAnsi="Times New Roman" w:cs="Times New Roman"/>
          <w:bCs/>
          <w:sz w:val="24"/>
          <w:szCs w:val="24"/>
        </w:rPr>
        <w:t>(false);</w:t>
      </w:r>
    </w:p>
    <w:p w14:paraId="4F56772F" w14:textId="38DD69EB"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new Signup(</w:t>
      </w:r>
      <w:proofErr w:type="gramStart"/>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setVisible</w:t>
      </w:r>
      <w:proofErr w:type="spellEnd"/>
      <w:proofErr w:type="gramEnd"/>
      <w:r w:rsidRPr="00141472">
        <w:rPr>
          <w:rFonts w:ascii="Times New Roman" w:hAnsi="Times New Roman" w:cs="Times New Roman"/>
          <w:bCs/>
          <w:sz w:val="24"/>
          <w:szCs w:val="24"/>
        </w:rPr>
        <w:t>(true);</w:t>
      </w:r>
    </w:p>
    <w:p w14:paraId="432733FF" w14:textId="21351E89"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52028305" w14:textId="0DE13029"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gramStart"/>
      <w:r w:rsidRPr="00141472">
        <w:rPr>
          <w:rFonts w:ascii="Times New Roman" w:hAnsi="Times New Roman" w:cs="Times New Roman"/>
          <w:bCs/>
          <w:sz w:val="24"/>
          <w:szCs w:val="24"/>
        </w:rPr>
        <w:t>}catch</w:t>
      </w:r>
      <w:proofErr w:type="gramEnd"/>
      <w:r w:rsidRPr="00141472">
        <w:rPr>
          <w:rFonts w:ascii="Times New Roman" w:hAnsi="Times New Roman" w:cs="Times New Roman"/>
          <w:bCs/>
          <w:sz w:val="24"/>
          <w:szCs w:val="24"/>
        </w:rPr>
        <w:t>(Exception e){</w:t>
      </w:r>
    </w:p>
    <w:p w14:paraId="4569384C" w14:textId="130145D3" w:rsidR="00141472" w:rsidRPr="00141472" w:rsidRDefault="00141472" w:rsidP="00141472">
      <w:pPr>
        <w:pStyle w:val="ListParagraph"/>
        <w:spacing w:after="328" w:line="360" w:lineRule="auto"/>
        <w:ind w:firstLine="720"/>
        <w:rPr>
          <w:rFonts w:ascii="Times New Roman" w:hAnsi="Times New Roman" w:cs="Times New Roman"/>
          <w:bCs/>
          <w:sz w:val="24"/>
          <w:szCs w:val="24"/>
        </w:rPr>
      </w:pPr>
      <w:proofErr w:type="spellStart"/>
      <w:proofErr w:type="gramStart"/>
      <w:r w:rsidRPr="00141472">
        <w:rPr>
          <w:rFonts w:ascii="Times New Roman" w:hAnsi="Times New Roman" w:cs="Times New Roman"/>
          <w:bCs/>
          <w:sz w:val="24"/>
          <w:szCs w:val="24"/>
        </w:rPr>
        <w:t>e.printStackTrace</w:t>
      </w:r>
      <w:proofErr w:type="spellEnd"/>
      <w:proofErr w:type="gramEnd"/>
      <w:r w:rsidRPr="00141472">
        <w:rPr>
          <w:rFonts w:ascii="Times New Roman" w:hAnsi="Times New Roman" w:cs="Times New Roman"/>
          <w:bCs/>
          <w:sz w:val="24"/>
          <w:szCs w:val="24"/>
        </w:rPr>
        <w:t>();</w:t>
      </w:r>
    </w:p>
    <w:p w14:paraId="70A1A182" w14:textId="32E07A9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03BDF9A2" w14:textId="68CB722E"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2A1E63A4" w14:textId="5FE8368F"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 xml:space="preserve">public static void </w:t>
      </w:r>
      <w:proofErr w:type="gramStart"/>
      <w:r w:rsidRPr="00141472">
        <w:rPr>
          <w:rFonts w:ascii="Times New Roman" w:hAnsi="Times New Roman" w:cs="Times New Roman"/>
          <w:bCs/>
          <w:sz w:val="24"/>
          <w:szCs w:val="24"/>
        </w:rPr>
        <w:t>main(</w:t>
      </w:r>
      <w:proofErr w:type="gramEnd"/>
      <w:r w:rsidRPr="00141472">
        <w:rPr>
          <w:rFonts w:ascii="Times New Roman" w:hAnsi="Times New Roman" w:cs="Times New Roman"/>
          <w:bCs/>
          <w:sz w:val="24"/>
          <w:szCs w:val="24"/>
        </w:rPr>
        <w:t xml:space="preserve">String[] </w:t>
      </w:r>
      <w:proofErr w:type="spellStart"/>
      <w:r w:rsidRPr="00141472">
        <w:rPr>
          <w:rFonts w:ascii="Times New Roman" w:hAnsi="Times New Roman" w:cs="Times New Roman"/>
          <w:bCs/>
          <w:sz w:val="24"/>
          <w:szCs w:val="24"/>
        </w:rPr>
        <w:t>args</w:t>
      </w:r>
      <w:proofErr w:type="spellEnd"/>
      <w:r w:rsidRPr="00141472">
        <w:rPr>
          <w:rFonts w:ascii="Times New Roman" w:hAnsi="Times New Roman" w:cs="Times New Roman"/>
          <w:bCs/>
          <w:sz w:val="24"/>
          <w:szCs w:val="24"/>
        </w:rPr>
        <w:t>){</w:t>
      </w:r>
    </w:p>
    <w:p w14:paraId="6AE14F5C" w14:textId="6A8202B5"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new Login(</w:t>
      </w:r>
      <w:proofErr w:type="gramStart"/>
      <w:r w:rsidRPr="00141472">
        <w:rPr>
          <w:rFonts w:ascii="Times New Roman" w:hAnsi="Times New Roman" w:cs="Times New Roman"/>
          <w:bCs/>
          <w:sz w:val="24"/>
          <w:szCs w:val="24"/>
        </w:rPr>
        <w:t>).</w:t>
      </w:r>
      <w:proofErr w:type="spellStart"/>
      <w:r w:rsidRPr="00141472">
        <w:rPr>
          <w:rFonts w:ascii="Times New Roman" w:hAnsi="Times New Roman" w:cs="Times New Roman"/>
          <w:bCs/>
          <w:sz w:val="24"/>
          <w:szCs w:val="24"/>
        </w:rPr>
        <w:t>setVisible</w:t>
      </w:r>
      <w:proofErr w:type="spellEnd"/>
      <w:proofErr w:type="gramEnd"/>
      <w:r w:rsidRPr="00141472">
        <w:rPr>
          <w:rFonts w:ascii="Times New Roman" w:hAnsi="Times New Roman" w:cs="Times New Roman"/>
          <w:bCs/>
          <w:sz w:val="24"/>
          <w:szCs w:val="24"/>
        </w:rPr>
        <w:t>(true);</w:t>
      </w:r>
    </w:p>
    <w:p w14:paraId="60AE72E2" w14:textId="18AED623" w:rsidR="00141472" w:rsidRPr="00141472" w:rsidRDefault="00141472" w:rsidP="00141472">
      <w:pPr>
        <w:pStyle w:val="ListParagraph"/>
        <w:spacing w:after="328" w:line="360" w:lineRule="auto"/>
        <w:ind w:firstLine="720"/>
        <w:rPr>
          <w:rFonts w:ascii="Times New Roman" w:hAnsi="Times New Roman" w:cs="Times New Roman"/>
          <w:bCs/>
          <w:sz w:val="24"/>
          <w:szCs w:val="24"/>
        </w:rPr>
      </w:pPr>
      <w:r w:rsidRPr="00141472">
        <w:rPr>
          <w:rFonts w:ascii="Times New Roman" w:hAnsi="Times New Roman" w:cs="Times New Roman"/>
          <w:bCs/>
          <w:sz w:val="24"/>
          <w:szCs w:val="24"/>
        </w:rPr>
        <w:t>}</w:t>
      </w:r>
    </w:p>
    <w:p w14:paraId="1F7A28B0" w14:textId="77777777" w:rsidR="00141472" w:rsidRPr="00141472" w:rsidRDefault="00141472" w:rsidP="00141472">
      <w:pPr>
        <w:pStyle w:val="ListParagraph"/>
        <w:spacing w:after="328"/>
        <w:ind w:firstLine="720"/>
        <w:rPr>
          <w:rFonts w:ascii="Times New Roman" w:hAnsi="Times New Roman" w:cs="Times New Roman"/>
          <w:bCs/>
          <w:sz w:val="32"/>
          <w:szCs w:val="32"/>
        </w:rPr>
      </w:pPr>
    </w:p>
    <w:p w14:paraId="2C77A096" w14:textId="0659C446" w:rsidR="00141472" w:rsidRPr="00141472" w:rsidRDefault="00141472" w:rsidP="00141472">
      <w:pPr>
        <w:pStyle w:val="ListParagraph"/>
        <w:spacing w:after="328"/>
        <w:ind w:firstLine="720"/>
        <w:rPr>
          <w:rFonts w:ascii="Times New Roman" w:hAnsi="Times New Roman" w:cs="Times New Roman"/>
          <w:bCs/>
          <w:sz w:val="32"/>
          <w:szCs w:val="32"/>
        </w:rPr>
      </w:pPr>
    </w:p>
    <w:p w14:paraId="453694E5" w14:textId="3189B34D" w:rsidR="00FF013C" w:rsidRPr="00473A72" w:rsidRDefault="00141472" w:rsidP="00473A72">
      <w:pPr>
        <w:pStyle w:val="ListParagraph"/>
        <w:spacing w:after="328"/>
        <w:ind w:firstLine="720"/>
        <w:rPr>
          <w:rFonts w:ascii="Times New Roman" w:hAnsi="Times New Roman" w:cs="Times New Roman"/>
          <w:bCs/>
          <w:sz w:val="32"/>
          <w:szCs w:val="32"/>
        </w:rPr>
      </w:pPr>
      <w:r w:rsidRPr="00141472">
        <w:rPr>
          <w:rFonts w:ascii="Times New Roman" w:hAnsi="Times New Roman" w:cs="Times New Roman"/>
          <w:bCs/>
          <w:sz w:val="32"/>
          <w:szCs w:val="32"/>
        </w:rPr>
        <w:t>}</w:t>
      </w:r>
    </w:p>
    <w:p w14:paraId="0044217E" w14:textId="77777777" w:rsidR="00FF013C" w:rsidRDefault="00FF013C" w:rsidP="007C2CF1">
      <w:pPr>
        <w:pStyle w:val="ListParagraph"/>
        <w:spacing w:after="328"/>
        <w:ind w:firstLine="720"/>
        <w:jc w:val="both"/>
        <w:rPr>
          <w:rFonts w:ascii="Times New Roman" w:hAnsi="Times New Roman" w:cs="Times New Roman"/>
          <w:b/>
          <w:sz w:val="32"/>
          <w:szCs w:val="32"/>
        </w:rPr>
      </w:pPr>
    </w:p>
    <w:p w14:paraId="7F2B3DA4"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558D8028"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64997845"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3ABB6570"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2CE9309D"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15C7DA1B"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3ADBB2BE"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4E90E6A2" w14:textId="77777777" w:rsidR="000C4FCC" w:rsidRDefault="000C4FCC" w:rsidP="007C2CF1">
      <w:pPr>
        <w:pStyle w:val="ListParagraph"/>
        <w:spacing w:after="328"/>
        <w:ind w:firstLine="720"/>
        <w:jc w:val="both"/>
        <w:rPr>
          <w:rFonts w:ascii="Times New Roman" w:hAnsi="Times New Roman" w:cs="Times New Roman"/>
          <w:b/>
          <w:sz w:val="32"/>
          <w:szCs w:val="32"/>
        </w:rPr>
      </w:pPr>
    </w:p>
    <w:p w14:paraId="48B05A18" w14:textId="77777777" w:rsidR="00FF013C" w:rsidRDefault="00FF013C" w:rsidP="007C2CF1">
      <w:pPr>
        <w:pStyle w:val="ListParagraph"/>
        <w:spacing w:after="328"/>
        <w:ind w:firstLine="720"/>
        <w:jc w:val="both"/>
        <w:rPr>
          <w:rFonts w:ascii="Times New Roman" w:hAnsi="Times New Roman" w:cs="Times New Roman"/>
          <w:b/>
          <w:sz w:val="32"/>
          <w:szCs w:val="32"/>
        </w:rPr>
      </w:pPr>
    </w:p>
    <w:p w14:paraId="4A6F24F3" w14:textId="77777777" w:rsidR="00FF013C" w:rsidRDefault="00FF013C" w:rsidP="007C2CF1">
      <w:pPr>
        <w:pStyle w:val="ListParagraph"/>
        <w:spacing w:after="328"/>
        <w:ind w:firstLine="720"/>
        <w:jc w:val="both"/>
        <w:rPr>
          <w:rFonts w:ascii="Times New Roman" w:hAnsi="Times New Roman" w:cs="Times New Roman"/>
          <w:b/>
          <w:sz w:val="32"/>
          <w:szCs w:val="32"/>
        </w:rPr>
      </w:pPr>
    </w:p>
    <w:p w14:paraId="2919AF39" w14:textId="77777777" w:rsidR="00FF013C" w:rsidRDefault="00FF013C" w:rsidP="007C2CF1">
      <w:pPr>
        <w:pStyle w:val="ListParagraph"/>
        <w:spacing w:after="328"/>
        <w:ind w:firstLine="720"/>
        <w:jc w:val="both"/>
        <w:rPr>
          <w:rFonts w:ascii="Times New Roman" w:hAnsi="Times New Roman" w:cs="Times New Roman"/>
          <w:b/>
          <w:sz w:val="32"/>
          <w:szCs w:val="32"/>
        </w:rPr>
      </w:pPr>
    </w:p>
    <w:p w14:paraId="00E2317C" w14:textId="1B7FE333" w:rsidR="00E17975" w:rsidRPr="00473A72" w:rsidRDefault="00473A72" w:rsidP="00473A7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5) Implementation Details:</w:t>
      </w:r>
    </w:p>
    <w:p w14:paraId="205AFE52" w14:textId="00910F3C" w:rsidR="00466AE6" w:rsidRPr="009354EB" w:rsidRDefault="00466AE6" w:rsidP="009354EB">
      <w:pPr>
        <w:spacing w:after="328"/>
        <w:jc w:val="both"/>
        <w:rPr>
          <w:rFonts w:ascii="Times New Roman" w:hAnsi="Times New Roman" w:cs="Times New Roman"/>
          <w:b/>
          <w:sz w:val="28"/>
          <w:szCs w:val="28"/>
        </w:rPr>
      </w:pPr>
      <w:r w:rsidRPr="009354EB">
        <w:rPr>
          <w:rFonts w:ascii="Times New Roman" w:hAnsi="Times New Roman" w:cs="Times New Roman"/>
          <w:b/>
          <w:sz w:val="28"/>
          <w:szCs w:val="28"/>
        </w:rPr>
        <w:t xml:space="preserve">Software and Hardware Requirements: - </w:t>
      </w:r>
      <w:r w:rsidRPr="009354EB">
        <w:rPr>
          <w:rFonts w:ascii="Times New Roman" w:hAnsi="Times New Roman" w:cs="Times New Roman"/>
          <w:sz w:val="28"/>
          <w:szCs w:val="28"/>
        </w:rPr>
        <w:t xml:space="preserve"> </w:t>
      </w:r>
      <w:r w:rsidRPr="009354EB">
        <w:rPr>
          <w:rFonts w:ascii="Times New Roman" w:eastAsia="Calibri" w:hAnsi="Times New Roman" w:cs="Times New Roman"/>
          <w:sz w:val="28"/>
          <w:szCs w:val="28"/>
        </w:rPr>
        <w:t xml:space="preserve">  </w:t>
      </w:r>
      <w:r w:rsidRPr="009354EB">
        <w:rPr>
          <w:rFonts w:ascii="Times New Roman" w:hAnsi="Times New Roman" w:cs="Times New Roman"/>
          <w:b/>
          <w:sz w:val="28"/>
          <w:szCs w:val="28"/>
        </w:rPr>
        <w:t xml:space="preserve"> </w:t>
      </w:r>
    </w:p>
    <w:p w14:paraId="0597E6FA" w14:textId="77777777" w:rsidR="0049418A" w:rsidRPr="005C366C" w:rsidRDefault="0049418A" w:rsidP="007C2CF1">
      <w:pPr>
        <w:pStyle w:val="ListParagraph"/>
        <w:spacing w:after="328"/>
        <w:ind w:firstLine="720"/>
        <w:jc w:val="both"/>
        <w:rPr>
          <w:rFonts w:ascii="Times New Roman" w:hAnsi="Times New Roman" w:cs="Times New Roman"/>
          <w:sz w:val="32"/>
          <w:szCs w:val="32"/>
        </w:rPr>
      </w:pPr>
    </w:p>
    <w:tbl>
      <w:tblPr>
        <w:tblStyle w:val="TableGrid"/>
        <w:tblW w:w="8494" w:type="dxa"/>
        <w:jc w:val="center"/>
        <w:tblInd w:w="0" w:type="dxa"/>
        <w:tblCellMar>
          <w:top w:w="14" w:type="dxa"/>
          <w:left w:w="108" w:type="dxa"/>
          <w:right w:w="115" w:type="dxa"/>
        </w:tblCellMar>
        <w:tblLook w:val="04A0" w:firstRow="1" w:lastRow="0" w:firstColumn="1" w:lastColumn="0" w:noHBand="0" w:noVBand="1"/>
      </w:tblPr>
      <w:tblGrid>
        <w:gridCol w:w="2511"/>
        <w:gridCol w:w="2348"/>
        <w:gridCol w:w="3635"/>
      </w:tblGrid>
      <w:tr w:rsidR="00466AE6" w:rsidRPr="00A618DD" w14:paraId="5CDA31BF" w14:textId="77777777" w:rsidTr="008C06AE">
        <w:trPr>
          <w:trHeight w:val="449"/>
          <w:jc w:val="center"/>
        </w:trPr>
        <w:tc>
          <w:tcPr>
            <w:tcW w:w="2511" w:type="dxa"/>
            <w:tcBorders>
              <w:top w:val="single" w:sz="4" w:space="0" w:color="000000"/>
              <w:left w:val="single" w:sz="4" w:space="0" w:color="000000"/>
              <w:bottom w:val="single" w:sz="4" w:space="0" w:color="000000"/>
              <w:right w:val="nil"/>
            </w:tcBorders>
          </w:tcPr>
          <w:p w14:paraId="5DDB6116" w14:textId="77777777" w:rsidR="00466AE6" w:rsidRPr="00E92362" w:rsidRDefault="00466AE6" w:rsidP="008C06AE">
            <w:pPr>
              <w:spacing w:line="259" w:lineRule="auto"/>
              <w:jc w:val="both"/>
              <w:rPr>
                <w:rFonts w:ascii="Times New Roman" w:hAnsi="Times New Roman" w:cs="Times New Roman"/>
                <w:sz w:val="24"/>
                <w:szCs w:val="24"/>
              </w:rPr>
            </w:pPr>
          </w:p>
        </w:tc>
        <w:tc>
          <w:tcPr>
            <w:tcW w:w="5983" w:type="dxa"/>
            <w:gridSpan w:val="2"/>
            <w:tcBorders>
              <w:top w:val="single" w:sz="4" w:space="0" w:color="000000"/>
              <w:left w:val="nil"/>
              <w:bottom w:val="single" w:sz="4" w:space="0" w:color="000000"/>
              <w:right w:val="single" w:sz="4" w:space="0" w:color="000000"/>
            </w:tcBorders>
          </w:tcPr>
          <w:p w14:paraId="442865E7" w14:textId="77777777" w:rsidR="00466AE6" w:rsidRPr="00E92362" w:rsidRDefault="00466AE6" w:rsidP="008C06AE">
            <w:pPr>
              <w:spacing w:line="259" w:lineRule="auto"/>
              <w:ind w:left="444"/>
              <w:jc w:val="both"/>
              <w:rPr>
                <w:rFonts w:ascii="Times New Roman" w:hAnsi="Times New Roman" w:cs="Times New Roman"/>
                <w:sz w:val="24"/>
                <w:szCs w:val="24"/>
              </w:rPr>
            </w:pPr>
            <w:r w:rsidRPr="00E92362">
              <w:rPr>
                <w:rFonts w:ascii="Times New Roman" w:hAnsi="Times New Roman" w:cs="Times New Roman"/>
                <w:b/>
                <w:sz w:val="24"/>
                <w:szCs w:val="24"/>
              </w:rPr>
              <w:t xml:space="preserve">Software Requirement </w:t>
            </w:r>
          </w:p>
        </w:tc>
      </w:tr>
      <w:tr w:rsidR="00466AE6" w:rsidRPr="00A618DD" w14:paraId="797A975B"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39B35CA1"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Operating System </w:t>
            </w:r>
          </w:p>
        </w:tc>
        <w:tc>
          <w:tcPr>
            <w:tcW w:w="2348" w:type="dxa"/>
            <w:tcBorders>
              <w:top w:val="single" w:sz="4" w:space="0" w:color="000000"/>
              <w:left w:val="nil"/>
              <w:bottom w:val="single" w:sz="4" w:space="0" w:color="000000"/>
              <w:right w:val="single" w:sz="4" w:space="0" w:color="000000"/>
            </w:tcBorders>
          </w:tcPr>
          <w:p w14:paraId="30F56A13"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51F32FB8"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Microsoft Windows </w:t>
            </w:r>
          </w:p>
        </w:tc>
      </w:tr>
      <w:tr w:rsidR="00466AE6" w:rsidRPr="00A618DD" w14:paraId="6CC831E8"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6F0D8560" w14:textId="77777777" w:rsidR="00466AE6" w:rsidRPr="00E92362" w:rsidRDefault="00466AE6" w:rsidP="008C06AE">
            <w:pPr>
              <w:spacing w:line="259" w:lineRule="auto"/>
              <w:jc w:val="both"/>
              <w:rPr>
                <w:rFonts w:ascii="Times New Roman" w:hAnsi="Times New Roman" w:cs="Times New Roman"/>
                <w:sz w:val="24"/>
                <w:szCs w:val="24"/>
              </w:rPr>
            </w:pPr>
          </w:p>
        </w:tc>
        <w:tc>
          <w:tcPr>
            <w:tcW w:w="5983" w:type="dxa"/>
            <w:gridSpan w:val="2"/>
            <w:tcBorders>
              <w:top w:val="single" w:sz="4" w:space="0" w:color="000000"/>
              <w:left w:val="nil"/>
              <w:bottom w:val="single" w:sz="4" w:space="0" w:color="000000"/>
              <w:right w:val="single" w:sz="4" w:space="0" w:color="000000"/>
            </w:tcBorders>
          </w:tcPr>
          <w:p w14:paraId="74C2B5DF" w14:textId="77777777" w:rsidR="00466AE6" w:rsidRPr="00E92362" w:rsidRDefault="00466AE6" w:rsidP="008C06AE">
            <w:pPr>
              <w:spacing w:line="259" w:lineRule="auto"/>
              <w:ind w:left="1066"/>
              <w:jc w:val="both"/>
              <w:rPr>
                <w:rFonts w:ascii="Times New Roman" w:hAnsi="Times New Roman" w:cs="Times New Roman"/>
                <w:sz w:val="24"/>
                <w:szCs w:val="24"/>
              </w:rPr>
            </w:pPr>
            <w:r w:rsidRPr="00E92362">
              <w:rPr>
                <w:rFonts w:ascii="Times New Roman" w:hAnsi="Times New Roman" w:cs="Times New Roman"/>
                <w:b/>
                <w:sz w:val="24"/>
                <w:szCs w:val="24"/>
              </w:rPr>
              <w:t xml:space="preserve">Software: - </w:t>
            </w:r>
          </w:p>
        </w:tc>
      </w:tr>
      <w:tr w:rsidR="00466AE6" w:rsidRPr="00A618DD" w14:paraId="2D3D32BD" w14:textId="77777777" w:rsidTr="008C06AE">
        <w:trPr>
          <w:trHeight w:val="449"/>
          <w:jc w:val="center"/>
        </w:trPr>
        <w:tc>
          <w:tcPr>
            <w:tcW w:w="2511" w:type="dxa"/>
            <w:tcBorders>
              <w:top w:val="single" w:sz="4" w:space="0" w:color="000000"/>
              <w:left w:val="single" w:sz="4" w:space="0" w:color="000000"/>
              <w:bottom w:val="single" w:sz="4" w:space="0" w:color="000000"/>
              <w:right w:val="nil"/>
            </w:tcBorders>
          </w:tcPr>
          <w:p w14:paraId="572F81E6"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Front End Software </w:t>
            </w:r>
          </w:p>
        </w:tc>
        <w:tc>
          <w:tcPr>
            <w:tcW w:w="2348" w:type="dxa"/>
            <w:tcBorders>
              <w:top w:val="single" w:sz="4" w:space="0" w:color="000000"/>
              <w:left w:val="nil"/>
              <w:bottom w:val="single" w:sz="4" w:space="0" w:color="000000"/>
              <w:right w:val="single" w:sz="4" w:space="0" w:color="000000"/>
            </w:tcBorders>
          </w:tcPr>
          <w:p w14:paraId="54972EB1"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46E729D9" w14:textId="39253F67" w:rsidR="00466AE6" w:rsidRPr="00E92362" w:rsidRDefault="007C2CF1" w:rsidP="008C06AE">
            <w:pPr>
              <w:spacing w:line="259" w:lineRule="auto"/>
              <w:ind w:left="2"/>
              <w:jc w:val="both"/>
              <w:rPr>
                <w:rFonts w:ascii="Times New Roman" w:hAnsi="Times New Roman" w:cs="Times New Roman"/>
                <w:sz w:val="24"/>
                <w:szCs w:val="24"/>
              </w:rPr>
            </w:pPr>
            <w:r>
              <w:rPr>
                <w:rFonts w:ascii="Times New Roman" w:hAnsi="Times New Roman" w:cs="Times New Roman"/>
                <w:sz w:val="24"/>
                <w:szCs w:val="24"/>
              </w:rPr>
              <w:t>JAVA</w:t>
            </w:r>
            <w:r w:rsidR="00466AE6">
              <w:rPr>
                <w:rFonts w:ascii="Times New Roman" w:hAnsi="Times New Roman" w:cs="Times New Roman"/>
                <w:sz w:val="24"/>
                <w:szCs w:val="24"/>
              </w:rPr>
              <w:t xml:space="preserve">, </w:t>
            </w:r>
            <w:r>
              <w:rPr>
                <w:rFonts w:ascii="Times New Roman" w:hAnsi="Times New Roman" w:cs="Times New Roman"/>
                <w:sz w:val="24"/>
                <w:szCs w:val="24"/>
              </w:rPr>
              <w:t>JavaScript</w:t>
            </w:r>
          </w:p>
        </w:tc>
      </w:tr>
      <w:tr w:rsidR="00466AE6" w:rsidRPr="00A618DD" w14:paraId="4714A0BA"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1FD04C63"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Back-End Software  </w:t>
            </w:r>
          </w:p>
        </w:tc>
        <w:tc>
          <w:tcPr>
            <w:tcW w:w="2348" w:type="dxa"/>
            <w:tcBorders>
              <w:top w:val="single" w:sz="4" w:space="0" w:color="000000"/>
              <w:left w:val="nil"/>
              <w:bottom w:val="single" w:sz="4" w:space="0" w:color="000000"/>
              <w:right w:val="single" w:sz="4" w:space="0" w:color="000000"/>
            </w:tcBorders>
          </w:tcPr>
          <w:p w14:paraId="150F2FA2"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02A32023" w14:textId="0553B8E5"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MySQL</w:t>
            </w:r>
          </w:p>
        </w:tc>
      </w:tr>
      <w:tr w:rsidR="00466AE6" w:rsidRPr="00A618DD" w14:paraId="19749E58"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7D66DA62" w14:textId="77777777" w:rsidR="00466AE6" w:rsidRPr="00E92362" w:rsidRDefault="00466AE6" w:rsidP="008C06AE">
            <w:pPr>
              <w:spacing w:line="259" w:lineRule="auto"/>
              <w:jc w:val="both"/>
              <w:rPr>
                <w:rFonts w:ascii="Times New Roman" w:hAnsi="Times New Roman" w:cs="Times New Roman"/>
                <w:sz w:val="24"/>
                <w:szCs w:val="24"/>
              </w:rPr>
            </w:pPr>
          </w:p>
        </w:tc>
        <w:tc>
          <w:tcPr>
            <w:tcW w:w="5983" w:type="dxa"/>
            <w:gridSpan w:val="2"/>
            <w:tcBorders>
              <w:top w:val="single" w:sz="4" w:space="0" w:color="000000"/>
              <w:left w:val="nil"/>
              <w:bottom w:val="single" w:sz="4" w:space="0" w:color="000000"/>
              <w:right w:val="single" w:sz="4" w:space="0" w:color="000000"/>
            </w:tcBorders>
          </w:tcPr>
          <w:p w14:paraId="6DD4D823" w14:textId="77777777" w:rsidR="00466AE6" w:rsidRPr="00E92362" w:rsidRDefault="00466AE6" w:rsidP="008C06AE">
            <w:pPr>
              <w:spacing w:line="259" w:lineRule="auto"/>
              <w:ind w:left="377"/>
              <w:jc w:val="both"/>
              <w:rPr>
                <w:rFonts w:ascii="Times New Roman" w:hAnsi="Times New Roman" w:cs="Times New Roman"/>
                <w:sz w:val="24"/>
                <w:szCs w:val="24"/>
              </w:rPr>
            </w:pPr>
            <w:r w:rsidRPr="00E92362">
              <w:rPr>
                <w:rFonts w:ascii="Times New Roman" w:hAnsi="Times New Roman" w:cs="Times New Roman"/>
                <w:b/>
                <w:sz w:val="24"/>
                <w:szCs w:val="24"/>
              </w:rPr>
              <w:t xml:space="preserve">Hardware Requirement </w:t>
            </w:r>
          </w:p>
        </w:tc>
      </w:tr>
      <w:tr w:rsidR="00466AE6" w:rsidRPr="00A618DD" w14:paraId="3E4E90BA" w14:textId="77777777" w:rsidTr="008C06AE">
        <w:trPr>
          <w:trHeight w:val="449"/>
          <w:jc w:val="center"/>
        </w:trPr>
        <w:tc>
          <w:tcPr>
            <w:tcW w:w="2511" w:type="dxa"/>
            <w:tcBorders>
              <w:top w:val="single" w:sz="4" w:space="0" w:color="000000"/>
              <w:left w:val="single" w:sz="4" w:space="0" w:color="000000"/>
              <w:bottom w:val="single" w:sz="4" w:space="0" w:color="000000"/>
              <w:right w:val="nil"/>
            </w:tcBorders>
          </w:tcPr>
          <w:p w14:paraId="29EB518A"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Processor:  </w:t>
            </w:r>
          </w:p>
        </w:tc>
        <w:tc>
          <w:tcPr>
            <w:tcW w:w="2348" w:type="dxa"/>
            <w:tcBorders>
              <w:top w:val="single" w:sz="4" w:space="0" w:color="000000"/>
              <w:left w:val="nil"/>
              <w:bottom w:val="single" w:sz="4" w:space="0" w:color="000000"/>
              <w:right w:val="single" w:sz="4" w:space="0" w:color="000000"/>
            </w:tcBorders>
          </w:tcPr>
          <w:p w14:paraId="43A3DE1E"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008D0D94"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Intel core i3 1.80GHZ </w:t>
            </w:r>
          </w:p>
        </w:tc>
      </w:tr>
      <w:tr w:rsidR="00466AE6" w:rsidRPr="00A618DD" w14:paraId="73999EB9"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6712FE9E"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RAM:  </w:t>
            </w:r>
          </w:p>
        </w:tc>
        <w:tc>
          <w:tcPr>
            <w:tcW w:w="2348" w:type="dxa"/>
            <w:tcBorders>
              <w:top w:val="single" w:sz="4" w:space="0" w:color="000000"/>
              <w:left w:val="nil"/>
              <w:bottom w:val="single" w:sz="4" w:space="0" w:color="000000"/>
              <w:right w:val="single" w:sz="4" w:space="0" w:color="000000"/>
            </w:tcBorders>
          </w:tcPr>
          <w:p w14:paraId="5EBEF0E7"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5E2CB145"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2GB or more </w:t>
            </w:r>
          </w:p>
        </w:tc>
      </w:tr>
      <w:tr w:rsidR="00466AE6" w:rsidRPr="00A618DD" w14:paraId="0A7CECBA"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676B064E"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Monitor:  </w:t>
            </w:r>
          </w:p>
        </w:tc>
        <w:tc>
          <w:tcPr>
            <w:tcW w:w="2348" w:type="dxa"/>
            <w:tcBorders>
              <w:top w:val="single" w:sz="4" w:space="0" w:color="000000"/>
              <w:left w:val="nil"/>
              <w:bottom w:val="single" w:sz="4" w:space="0" w:color="000000"/>
              <w:right w:val="single" w:sz="4" w:space="0" w:color="000000"/>
            </w:tcBorders>
          </w:tcPr>
          <w:p w14:paraId="0FDDDC25"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4D5329F1"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LCD monitor </w:t>
            </w:r>
          </w:p>
        </w:tc>
      </w:tr>
      <w:tr w:rsidR="00466AE6" w:rsidRPr="00A618DD" w14:paraId="306ABEA7" w14:textId="77777777" w:rsidTr="008C06AE">
        <w:trPr>
          <w:trHeight w:val="449"/>
          <w:jc w:val="center"/>
        </w:trPr>
        <w:tc>
          <w:tcPr>
            <w:tcW w:w="2511" w:type="dxa"/>
            <w:tcBorders>
              <w:top w:val="single" w:sz="4" w:space="0" w:color="000000"/>
              <w:left w:val="single" w:sz="4" w:space="0" w:color="000000"/>
              <w:bottom w:val="single" w:sz="4" w:space="0" w:color="000000"/>
              <w:right w:val="nil"/>
            </w:tcBorders>
          </w:tcPr>
          <w:p w14:paraId="75925DCE"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Keyboard:  </w:t>
            </w:r>
          </w:p>
        </w:tc>
        <w:tc>
          <w:tcPr>
            <w:tcW w:w="2348" w:type="dxa"/>
            <w:tcBorders>
              <w:top w:val="single" w:sz="4" w:space="0" w:color="000000"/>
              <w:left w:val="nil"/>
              <w:bottom w:val="single" w:sz="4" w:space="0" w:color="000000"/>
              <w:right w:val="single" w:sz="4" w:space="0" w:color="000000"/>
            </w:tcBorders>
          </w:tcPr>
          <w:p w14:paraId="0B25978F"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3C33F5D5"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Normal keyboard </w:t>
            </w:r>
          </w:p>
        </w:tc>
      </w:tr>
      <w:tr w:rsidR="00466AE6" w:rsidRPr="00A618DD" w14:paraId="22CBB226" w14:textId="77777777" w:rsidTr="008C06AE">
        <w:trPr>
          <w:trHeight w:val="452"/>
          <w:jc w:val="center"/>
        </w:trPr>
        <w:tc>
          <w:tcPr>
            <w:tcW w:w="2511" w:type="dxa"/>
            <w:tcBorders>
              <w:top w:val="single" w:sz="4" w:space="0" w:color="000000"/>
              <w:left w:val="single" w:sz="4" w:space="0" w:color="000000"/>
              <w:bottom w:val="single" w:sz="4" w:space="0" w:color="000000"/>
              <w:right w:val="nil"/>
            </w:tcBorders>
          </w:tcPr>
          <w:p w14:paraId="0A20D115" w14:textId="77777777" w:rsidR="00466AE6" w:rsidRPr="00E92362" w:rsidRDefault="00466AE6" w:rsidP="008C06AE">
            <w:pPr>
              <w:spacing w:line="259" w:lineRule="auto"/>
              <w:jc w:val="both"/>
              <w:rPr>
                <w:rFonts w:ascii="Times New Roman" w:hAnsi="Times New Roman" w:cs="Times New Roman"/>
                <w:sz w:val="24"/>
                <w:szCs w:val="24"/>
              </w:rPr>
            </w:pPr>
            <w:r w:rsidRPr="00E92362">
              <w:rPr>
                <w:rFonts w:ascii="Times New Roman" w:hAnsi="Times New Roman" w:cs="Times New Roman"/>
                <w:sz w:val="24"/>
                <w:szCs w:val="24"/>
              </w:rPr>
              <w:t xml:space="preserve">Mouse:  </w:t>
            </w:r>
          </w:p>
        </w:tc>
        <w:tc>
          <w:tcPr>
            <w:tcW w:w="2348" w:type="dxa"/>
            <w:tcBorders>
              <w:top w:val="single" w:sz="4" w:space="0" w:color="000000"/>
              <w:left w:val="nil"/>
              <w:bottom w:val="single" w:sz="4" w:space="0" w:color="000000"/>
              <w:right w:val="single" w:sz="4" w:space="0" w:color="000000"/>
            </w:tcBorders>
          </w:tcPr>
          <w:p w14:paraId="2801BFE3" w14:textId="77777777" w:rsidR="00466AE6" w:rsidRPr="00E92362" w:rsidRDefault="00466AE6" w:rsidP="008C06AE">
            <w:pPr>
              <w:spacing w:line="259" w:lineRule="auto"/>
              <w:jc w:val="both"/>
              <w:rPr>
                <w:rFonts w:ascii="Times New Roman" w:hAnsi="Times New Roman" w:cs="Times New Roman"/>
                <w:sz w:val="24"/>
                <w:szCs w:val="24"/>
              </w:rPr>
            </w:pPr>
          </w:p>
        </w:tc>
        <w:tc>
          <w:tcPr>
            <w:tcW w:w="3635" w:type="dxa"/>
            <w:tcBorders>
              <w:top w:val="single" w:sz="4" w:space="0" w:color="000000"/>
              <w:left w:val="single" w:sz="4" w:space="0" w:color="000000"/>
              <w:bottom w:val="single" w:sz="4" w:space="0" w:color="000000"/>
              <w:right w:val="single" w:sz="4" w:space="0" w:color="000000"/>
            </w:tcBorders>
          </w:tcPr>
          <w:p w14:paraId="662B3636" w14:textId="77777777" w:rsidR="00466AE6" w:rsidRPr="00E92362" w:rsidRDefault="00466AE6" w:rsidP="008C06AE">
            <w:pPr>
              <w:spacing w:line="259" w:lineRule="auto"/>
              <w:ind w:left="2"/>
              <w:jc w:val="both"/>
              <w:rPr>
                <w:rFonts w:ascii="Times New Roman" w:hAnsi="Times New Roman" w:cs="Times New Roman"/>
                <w:sz w:val="24"/>
                <w:szCs w:val="24"/>
              </w:rPr>
            </w:pPr>
            <w:r w:rsidRPr="00E92362">
              <w:rPr>
                <w:rFonts w:ascii="Times New Roman" w:hAnsi="Times New Roman" w:cs="Times New Roman"/>
                <w:sz w:val="24"/>
                <w:szCs w:val="24"/>
              </w:rPr>
              <w:t xml:space="preserve">Compatible mouse </w:t>
            </w:r>
          </w:p>
        </w:tc>
      </w:tr>
    </w:tbl>
    <w:p w14:paraId="23CC553A" w14:textId="77777777" w:rsidR="00466AE6" w:rsidRDefault="00466AE6"/>
    <w:p w14:paraId="798A3936" w14:textId="77777777" w:rsidR="00E17975" w:rsidRDefault="00E17975"/>
    <w:p w14:paraId="1556D4F8" w14:textId="77777777" w:rsidR="00E17975" w:rsidRDefault="00E17975"/>
    <w:p w14:paraId="58D404C1" w14:textId="77777777" w:rsidR="00473A72" w:rsidRDefault="00473A72"/>
    <w:p w14:paraId="6F20CAA3" w14:textId="77777777" w:rsidR="00473A72" w:rsidRDefault="00473A72"/>
    <w:p w14:paraId="2EAAB150" w14:textId="77777777" w:rsidR="00473A72" w:rsidRDefault="00473A72"/>
    <w:p w14:paraId="599FD29E" w14:textId="77777777" w:rsidR="00473A72" w:rsidRDefault="00473A72"/>
    <w:p w14:paraId="6DCB4441" w14:textId="77777777" w:rsidR="00473A72" w:rsidRDefault="00473A72"/>
    <w:p w14:paraId="4F8387B6" w14:textId="77777777" w:rsidR="00473A72" w:rsidRDefault="00473A72"/>
    <w:p w14:paraId="2F576A4A" w14:textId="77777777" w:rsidR="00473A72" w:rsidRDefault="00473A72"/>
    <w:p w14:paraId="49736AFE" w14:textId="77777777" w:rsidR="00473A72" w:rsidRDefault="00473A72"/>
    <w:p w14:paraId="043A6E8B" w14:textId="77777777" w:rsidR="00473A72" w:rsidRDefault="00473A72"/>
    <w:p w14:paraId="4AC34882" w14:textId="77777777" w:rsidR="00473A72" w:rsidRDefault="00473A72"/>
    <w:p w14:paraId="5CBF0620" w14:textId="77777777" w:rsidR="00473A72" w:rsidRDefault="00473A72"/>
    <w:p w14:paraId="5E57F047" w14:textId="77777777" w:rsidR="00473A72" w:rsidRDefault="00473A72" w:rsidP="00473A7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6)Output and Report Testing: </w:t>
      </w:r>
    </w:p>
    <w:p w14:paraId="6EA9B3B3" w14:textId="77777777" w:rsidR="00473A72" w:rsidRDefault="00473A72" w:rsidP="00473A7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6.1) Test Plan: </w:t>
      </w:r>
    </w:p>
    <w:p w14:paraId="7F5FC70B" w14:textId="77777777" w:rsidR="00473A72" w:rsidRDefault="00473A72" w:rsidP="00473A7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 Objective: </w:t>
      </w:r>
      <w:r>
        <w:rPr>
          <w:rFonts w:ascii="Times New Roman" w:hAnsi="Times New Roman" w:cs="Times New Roman"/>
          <w:sz w:val="24"/>
          <w:szCs w:val="24"/>
        </w:rPr>
        <w:t>The really major objective behind testing this software basically is to for the most part make it generally more flexible for users to operate, which for the most part is fairly significant. And to essentially avoid really technical faults in the particularly particular program in a subtle way. However, the software really is web based and here we for all intents and purposes consider the software as an internet based and the testing will find out proper working condition of software, demonstrating that objective: The actually major objective behind testing this software kind of is to basically make it sort of more flexible for users to use, which literally is fairly significant.</w:t>
      </w:r>
    </w:p>
    <w:p w14:paraId="1863FC4A" w14:textId="77777777" w:rsidR="00473A72" w:rsidRDefault="00473A72" w:rsidP="00473A72">
      <w:pPr>
        <w:spacing w:line="360" w:lineRule="auto"/>
        <w:jc w:val="both"/>
        <w:rPr>
          <w:rFonts w:ascii="Times New Roman" w:hAnsi="Times New Roman" w:cs="Times New Roman"/>
          <w:sz w:val="24"/>
          <w:szCs w:val="24"/>
        </w:rPr>
      </w:pPr>
    </w:p>
    <w:p w14:paraId="4ED27022" w14:textId="77777777" w:rsidR="00473A72" w:rsidRDefault="00473A72" w:rsidP="00473A72">
      <w:pPr>
        <w:spacing w:line="360" w:lineRule="auto"/>
        <w:rPr>
          <w:rFonts w:ascii="Times New Roman" w:hAnsi="Times New Roman" w:cs="Times New Roman"/>
          <w:b/>
          <w:bCs/>
          <w:color w:val="000000"/>
          <w:sz w:val="24"/>
          <w:szCs w:val="24"/>
        </w:rPr>
      </w:pPr>
    </w:p>
    <w:p w14:paraId="7A24AC9A" w14:textId="77777777" w:rsidR="00473A72" w:rsidRPr="00B432BE" w:rsidRDefault="00473A72" w:rsidP="00473A72">
      <w:pPr>
        <w:spacing w:line="360"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z w:val="24"/>
          <w:szCs w:val="24"/>
        </w:rPr>
        <w:t>B) Project Overview:</w:t>
      </w:r>
      <w:r>
        <w:rPr>
          <w:rFonts w:ascii="Times New Roman" w:hAnsi="Times New Roman" w:cs="Times New Roman"/>
          <w:color w:val="000000"/>
          <w:sz w:val="24"/>
          <w:szCs w:val="24"/>
        </w:rPr>
        <w:t xml:space="preserve"> </w:t>
      </w:r>
      <w:r w:rsidRPr="00B432BE">
        <w:rPr>
          <w:rFonts w:ascii="Times New Roman" w:hAnsi="Times New Roman" w:cs="Times New Roman"/>
          <w:color w:val="111111"/>
          <w:sz w:val="24"/>
          <w:szCs w:val="24"/>
          <w:shd w:val="clear" w:color="auto" w:fill="F9F9F9"/>
        </w:rPr>
        <w:t>An online grocery shopping project typically involves creating a digital platform that allows consumers to purchase food and household items via the internet. It aims to provide a virtual supermarket experience where customers can select from a wide range of products. Key aspects include understanding customer perceptions, shopping trends, especially during events like the COVID crisis, and addressing profitability challenges for grocers.</w:t>
      </w:r>
      <w:r w:rsidRPr="00B432BE">
        <w:rPr>
          <w:rFonts w:ascii="Times New Roman" w:hAnsi="Times New Roman" w:cs="Times New Roman"/>
          <w:b/>
          <w:bCs/>
          <w:color w:val="000000"/>
          <w:spacing w:val="-2"/>
          <w:sz w:val="24"/>
          <w:szCs w:val="24"/>
          <w:shd w:val="clear" w:color="auto" w:fill="FFFFFF"/>
        </w:rPr>
        <w:t xml:space="preserve"> </w:t>
      </w:r>
    </w:p>
    <w:p w14:paraId="6BFE917E" w14:textId="77777777" w:rsidR="00473A72" w:rsidRDefault="00473A72" w:rsidP="00473A72">
      <w:pPr>
        <w:spacing w:line="360" w:lineRule="auto"/>
        <w:jc w:val="both"/>
        <w:rPr>
          <w:rFonts w:ascii="Times New Roman" w:hAnsi="Times New Roman" w:cs="Times New Roman"/>
          <w:color w:val="000000"/>
          <w:spacing w:val="-2"/>
          <w:sz w:val="24"/>
          <w:szCs w:val="24"/>
          <w:shd w:val="clear" w:color="auto" w:fill="FFFFFF"/>
        </w:rPr>
      </w:pPr>
    </w:p>
    <w:p w14:paraId="2020913A" w14:textId="77777777" w:rsidR="00473A72" w:rsidRDefault="00473A72" w:rsidP="00473A72">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 xml:space="preserve">C) Assumptions: </w:t>
      </w:r>
      <w:r>
        <w:rPr>
          <w:rFonts w:ascii="Times New Roman" w:hAnsi="Times New Roman" w:cs="Times New Roman"/>
          <w:color w:val="000000"/>
          <w:spacing w:val="-2"/>
          <w:sz w:val="24"/>
          <w:szCs w:val="24"/>
          <w:shd w:val="clear" w:color="auto" w:fill="FFFFFF"/>
        </w:rPr>
        <w:t xml:space="preserve">while testing this software we assume that expected output will recur </w:t>
      </w:r>
    </w:p>
    <w:p w14:paraId="1C701AB1" w14:textId="77777777" w:rsidR="00473A72" w:rsidRPr="009276A9" w:rsidRDefault="00473A72" w:rsidP="00473A72">
      <w:pPr>
        <w:pStyle w:val="ListParagraph"/>
        <w:numPr>
          <w:ilvl w:val="0"/>
          <w:numId w:val="7"/>
        </w:numPr>
        <w:spacing w:after="200" w:line="360" w:lineRule="auto"/>
        <w:jc w:val="both"/>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there may be a chance of errors while testing functionalities under different environments.</w:t>
      </w:r>
    </w:p>
    <w:p w14:paraId="13BCA9C2" w14:textId="77777777" w:rsidR="00473A72" w:rsidRDefault="00473A72" w:rsidP="00473A72">
      <w:pPr>
        <w:spacing w:line="360"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 xml:space="preserve">D) Test Execution </w:t>
      </w:r>
    </w:p>
    <w:p w14:paraId="47C92675" w14:textId="77777777" w:rsidR="00473A72" w:rsidRDefault="00473A72" w:rsidP="00473A72">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Testing of this particular software is divided into two parts:</w:t>
      </w:r>
    </w:p>
    <w:p w14:paraId="0AD52C13" w14:textId="77777777" w:rsidR="00473A72" w:rsidRDefault="00473A72" w:rsidP="00473A72">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1. Black Box Testing / Data Validation Test Cases </w:t>
      </w:r>
    </w:p>
    <w:p w14:paraId="2F089903" w14:textId="77777777" w:rsidR="00473A72" w:rsidRDefault="00473A72" w:rsidP="00473A72">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2. White Box Testing/ Functional Validations Test Cases and Results</w:t>
      </w:r>
    </w:p>
    <w:p w14:paraId="08F1DECF" w14:textId="77777777" w:rsidR="009354EB" w:rsidRDefault="009354EB" w:rsidP="00473A72">
      <w:pPr>
        <w:spacing w:line="360" w:lineRule="auto"/>
        <w:jc w:val="both"/>
        <w:rPr>
          <w:rFonts w:ascii="Times New Roman" w:hAnsi="Times New Roman" w:cs="Times New Roman"/>
          <w:b/>
          <w:bCs/>
          <w:color w:val="000000"/>
          <w:spacing w:val="-2"/>
          <w:sz w:val="28"/>
          <w:szCs w:val="28"/>
          <w:shd w:val="clear" w:color="auto" w:fill="FFFFFF"/>
        </w:rPr>
      </w:pPr>
    </w:p>
    <w:p w14:paraId="2EC9E62F" w14:textId="77777777" w:rsidR="009354EB" w:rsidRDefault="009354EB" w:rsidP="00473A72">
      <w:pPr>
        <w:spacing w:line="360" w:lineRule="auto"/>
        <w:jc w:val="both"/>
        <w:rPr>
          <w:rFonts w:ascii="Times New Roman" w:hAnsi="Times New Roman" w:cs="Times New Roman"/>
          <w:b/>
          <w:bCs/>
          <w:color w:val="000000"/>
          <w:spacing w:val="-2"/>
          <w:sz w:val="28"/>
          <w:szCs w:val="28"/>
          <w:shd w:val="clear" w:color="auto" w:fill="FFFFFF"/>
        </w:rPr>
      </w:pPr>
    </w:p>
    <w:p w14:paraId="77E2E632" w14:textId="41FD559B" w:rsidR="00473A72" w:rsidRDefault="00473A72" w:rsidP="00473A72">
      <w:pPr>
        <w:spacing w:line="360" w:lineRule="auto"/>
        <w:jc w:val="both"/>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6.1.1) Black Box Testing / Data Validation Test Cases:</w:t>
      </w:r>
    </w:p>
    <w:p w14:paraId="56A611C3" w14:textId="77777777" w:rsidR="00473A72" w:rsidRDefault="00473A72" w:rsidP="00473A72">
      <w:pPr>
        <w:pStyle w:val="NormalWeb"/>
        <w:shd w:val="clear" w:color="auto" w:fill="FFFFFF"/>
        <w:spacing w:before="0" w:beforeAutospacing="0" w:after="0" w:afterAutospacing="0" w:line="360" w:lineRule="auto"/>
        <w:jc w:val="both"/>
        <w:rPr>
          <w:color w:val="222222"/>
        </w:rPr>
      </w:pPr>
      <w:r>
        <w:rPr>
          <w:rStyle w:val="Strong"/>
          <w:color w:val="222222"/>
        </w:rPr>
        <w:t>Black Box Testing</w:t>
      </w:r>
      <w:r>
        <w:rPr>
          <w:color w:val="222222"/>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Behavioural Testing.</w:t>
      </w:r>
    </w:p>
    <w:p w14:paraId="3C043A96" w14:textId="77777777" w:rsidR="00473A72" w:rsidRDefault="00473A72" w:rsidP="00473A72">
      <w:pPr>
        <w:pStyle w:val="NormalWeb"/>
        <w:shd w:val="clear" w:color="auto" w:fill="FFFFFF"/>
        <w:spacing w:before="0" w:beforeAutospacing="0" w:after="0" w:afterAutospacing="0"/>
        <w:jc w:val="both"/>
        <w:rPr>
          <w:color w:val="222222"/>
        </w:rPr>
      </w:pPr>
    </w:p>
    <w:p w14:paraId="094850AE" w14:textId="77777777" w:rsidR="00473A72" w:rsidRDefault="00473A72" w:rsidP="00473A72">
      <w:pPr>
        <w:pStyle w:val="NormalWeb"/>
        <w:shd w:val="clear" w:color="auto" w:fill="FFFFFF"/>
        <w:spacing w:before="0" w:beforeAutospacing="0" w:after="0" w:afterAutospacing="0"/>
        <w:jc w:val="both"/>
        <w:rPr>
          <w:color w:val="222222"/>
        </w:rPr>
      </w:pPr>
    </w:p>
    <w:p w14:paraId="364BE1ED" w14:textId="77777777" w:rsidR="00473A72" w:rsidRDefault="00473A72" w:rsidP="00473A7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Pr>
          <w:rFonts w:ascii="Times New Roman" w:hAnsi="Times New Roman" w:cs="Times New Roman"/>
          <w:color w:val="222222"/>
          <w:sz w:val="24"/>
          <w:szCs w:val="24"/>
          <w:shd w:val="clear" w:color="auto" w:fill="FFFFFF"/>
        </w:rPr>
        <w:t> </w:t>
      </w:r>
      <w:r>
        <w:rPr>
          <w:rStyle w:val="Strong"/>
          <w:rFonts w:ascii="Times New Roman" w:hAnsi="Times New Roman" w:cs="Times New Roman"/>
          <w:sz w:val="24"/>
          <w:szCs w:val="24"/>
          <w:shd w:val="clear" w:color="auto" w:fill="FFFFFF"/>
        </w:rPr>
        <w:t>TEST CASE</w:t>
      </w:r>
      <w:r>
        <w:rPr>
          <w:rFonts w:ascii="Times New Roman" w:hAnsi="Times New Roman" w:cs="Times New Roman"/>
          <w:sz w:val="24"/>
          <w:szCs w:val="24"/>
          <w:shd w:val="clear" w:color="auto" w:fill="FFFFFF"/>
        </w:rPr>
        <w:t>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14:paraId="18271C37" w14:textId="77777777" w:rsidR="00473A72" w:rsidRDefault="00473A72" w:rsidP="00473A72">
      <w:pPr>
        <w:spacing w:line="360" w:lineRule="auto"/>
        <w:jc w:val="both"/>
        <w:rPr>
          <w:rFonts w:ascii="Times New Roman" w:hAnsi="Times New Roman" w:cs="Times New Roman"/>
          <w:spacing w:val="-2"/>
          <w:sz w:val="24"/>
          <w:szCs w:val="24"/>
          <w:shd w:val="clear" w:color="auto" w:fill="FFFFFF"/>
        </w:rPr>
      </w:pPr>
      <w:r>
        <w:rPr>
          <w:rFonts w:ascii="Times New Roman" w:hAnsi="Times New Roman" w:cs="Times New Roman"/>
          <w:sz w:val="24"/>
          <w:szCs w:val="24"/>
          <w:shd w:val="clear" w:color="auto" w:fill="FFFFFF"/>
        </w:rPr>
        <w:t>Following is a performed data validation test cases and its result:</w:t>
      </w:r>
    </w:p>
    <w:p w14:paraId="2F7218AA" w14:textId="77777777" w:rsidR="00473A72" w:rsidRDefault="00473A72" w:rsidP="00473A7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bidi="mr-IN"/>
        </w:rPr>
      </w:pPr>
    </w:p>
    <w:tbl>
      <w:tblPr>
        <w:tblStyle w:val="TableGrid0"/>
        <w:tblW w:w="10632" w:type="dxa"/>
        <w:tblInd w:w="-641" w:type="dxa"/>
        <w:tblLook w:val="04A0" w:firstRow="1" w:lastRow="0" w:firstColumn="1" w:lastColumn="0" w:noHBand="0" w:noVBand="1"/>
      </w:tblPr>
      <w:tblGrid>
        <w:gridCol w:w="1843"/>
        <w:gridCol w:w="2410"/>
        <w:gridCol w:w="2420"/>
        <w:gridCol w:w="2541"/>
        <w:gridCol w:w="1418"/>
      </w:tblGrid>
      <w:tr w:rsidR="00473A72" w14:paraId="4A7FEEF0" w14:textId="77777777" w:rsidTr="003E49EB">
        <w:trPr>
          <w:trHeight w:val="514"/>
        </w:trPr>
        <w:tc>
          <w:tcPr>
            <w:tcW w:w="1843" w:type="dxa"/>
            <w:shd w:val="clear" w:color="auto" w:fill="CCC0D9"/>
          </w:tcPr>
          <w:p w14:paraId="4728EB74" w14:textId="77777777" w:rsidR="00473A72" w:rsidRDefault="00473A72" w:rsidP="003E49EB">
            <w:pPr>
              <w:spacing w:before="100" w:beforeAutospacing="1" w:after="100" w:afterAutospacing="1"/>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Test Case Type</w:t>
            </w:r>
          </w:p>
        </w:tc>
        <w:tc>
          <w:tcPr>
            <w:tcW w:w="2410" w:type="dxa"/>
            <w:shd w:val="clear" w:color="auto" w:fill="CCC0D9"/>
          </w:tcPr>
          <w:p w14:paraId="07DD95BD"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Description</w:t>
            </w:r>
          </w:p>
        </w:tc>
        <w:tc>
          <w:tcPr>
            <w:tcW w:w="2420" w:type="dxa"/>
            <w:shd w:val="clear" w:color="auto" w:fill="CCC0D9"/>
          </w:tcPr>
          <w:p w14:paraId="5AC629E8"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Test Step</w:t>
            </w:r>
          </w:p>
        </w:tc>
        <w:tc>
          <w:tcPr>
            <w:tcW w:w="2541" w:type="dxa"/>
            <w:shd w:val="clear" w:color="auto" w:fill="CCC0D9"/>
          </w:tcPr>
          <w:p w14:paraId="7F429699"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Expected Result</w:t>
            </w:r>
          </w:p>
        </w:tc>
        <w:tc>
          <w:tcPr>
            <w:tcW w:w="1418" w:type="dxa"/>
            <w:shd w:val="clear" w:color="auto" w:fill="CCC0D9"/>
          </w:tcPr>
          <w:p w14:paraId="38986C4F"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    Status</w:t>
            </w:r>
          </w:p>
        </w:tc>
      </w:tr>
      <w:tr w:rsidR="00473A72" w14:paraId="3162C844" w14:textId="77777777" w:rsidTr="003E49EB">
        <w:trPr>
          <w:trHeight w:val="1369"/>
        </w:trPr>
        <w:tc>
          <w:tcPr>
            <w:tcW w:w="1843" w:type="dxa"/>
            <w:shd w:val="clear" w:color="auto" w:fill="FDE9D9"/>
          </w:tcPr>
          <w:p w14:paraId="28FE37AB"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Functionality</w:t>
            </w:r>
          </w:p>
        </w:tc>
        <w:tc>
          <w:tcPr>
            <w:tcW w:w="2410" w:type="dxa"/>
            <w:shd w:val="clear" w:color="auto" w:fill="FDE9D9"/>
          </w:tcPr>
          <w:p w14:paraId="3BAA63BA"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Databases must be fetched and shown as per requirements.</w:t>
            </w:r>
          </w:p>
        </w:tc>
        <w:tc>
          <w:tcPr>
            <w:tcW w:w="2420" w:type="dxa"/>
            <w:shd w:val="clear" w:color="auto" w:fill="FDE9D9"/>
          </w:tcPr>
          <w:p w14:paraId="12C0B0C9"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Sign in with user’s credentials fetching from database.</w:t>
            </w:r>
          </w:p>
        </w:tc>
        <w:tc>
          <w:tcPr>
            <w:tcW w:w="2541" w:type="dxa"/>
            <w:shd w:val="clear" w:color="auto" w:fill="FDE9D9"/>
          </w:tcPr>
          <w:p w14:paraId="054ADD2C"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Access should be permitted according to whomever user is logged in.</w:t>
            </w:r>
          </w:p>
        </w:tc>
        <w:tc>
          <w:tcPr>
            <w:tcW w:w="1418" w:type="dxa"/>
            <w:shd w:val="clear" w:color="auto" w:fill="FDE9D9"/>
          </w:tcPr>
          <w:p w14:paraId="2413A5C5"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20CB46AB"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r w:rsidR="00473A72" w14:paraId="46BB641D" w14:textId="77777777" w:rsidTr="003E49EB">
        <w:trPr>
          <w:trHeight w:val="1269"/>
        </w:trPr>
        <w:tc>
          <w:tcPr>
            <w:tcW w:w="1843" w:type="dxa"/>
            <w:shd w:val="clear" w:color="auto" w:fill="CCC0D9"/>
          </w:tcPr>
          <w:p w14:paraId="35A9B0BF"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Security </w:t>
            </w:r>
          </w:p>
        </w:tc>
        <w:tc>
          <w:tcPr>
            <w:tcW w:w="2410" w:type="dxa"/>
            <w:shd w:val="clear" w:color="auto" w:fill="CCC0D9"/>
          </w:tcPr>
          <w:p w14:paraId="49EE5345"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Verify password rules are working</w:t>
            </w:r>
          </w:p>
        </w:tc>
        <w:tc>
          <w:tcPr>
            <w:tcW w:w="2420" w:type="dxa"/>
            <w:shd w:val="clear" w:color="auto" w:fill="CCC0D9"/>
          </w:tcPr>
          <w:p w14:paraId="56FD6DA2"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Create a new password in accordance with rules.</w:t>
            </w:r>
          </w:p>
        </w:tc>
        <w:tc>
          <w:tcPr>
            <w:tcW w:w="2541" w:type="dxa"/>
            <w:shd w:val="clear" w:color="auto" w:fill="CCC0D9"/>
          </w:tcPr>
          <w:p w14:paraId="5363CB73"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The user’s password will be accepted if it adheres to the rules.</w:t>
            </w:r>
          </w:p>
        </w:tc>
        <w:tc>
          <w:tcPr>
            <w:tcW w:w="1418" w:type="dxa"/>
            <w:shd w:val="clear" w:color="auto" w:fill="CCC0D9"/>
          </w:tcPr>
          <w:p w14:paraId="3680CE53"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06780DF0"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r w:rsidR="00473A72" w14:paraId="53077E4B" w14:textId="77777777" w:rsidTr="003E49EB">
        <w:trPr>
          <w:trHeight w:val="1401"/>
        </w:trPr>
        <w:tc>
          <w:tcPr>
            <w:tcW w:w="1843" w:type="dxa"/>
            <w:shd w:val="clear" w:color="auto" w:fill="FDE9D9"/>
          </w:tcPr>
          <w:p w14:paraId="1DFC81A8"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Usability </w:t>
            </w:r>
          </w:p>
        </w:tc>
        <w:tc>
          <w:tcPr>
            <w:tcW w:w="2410" w:type="dxa"/>
            <w:shd w:val="clear" w:color="auto" w:fill="FDE9D9"/>
          </w:tcPr>
          <w:p w14:paraId="7B06CAB1"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 xml:space="preserve">Ensure all links are working properly. </w:t>
            </w:r>
          </w:p>
        </w:tc>
        <w:tc>
          <w:tcPr>
            <w:tcW w:w="2420" w:type="dxa"/>
            <w:shd w:val="clear" w:color="auto" w:fill="FDE9D9"/>
          </w:tcPr>
          <w:p w14:paraId="4E9ADF23"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 xml:space="preserve">Have users click on various links on the page </w:t>
            </w:r>
          </w:p>
        </w:tc>
        <w:tc>
          <w:tcPr>
            <w:tcW w:w="2541" w:type="dxa"/>
            <w:shd w:val="clear" w:color="auto" w:fill="FDE9D9"/>
          </w:tcPr>
          <w:p w14:paraId="266F1EDA"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Links will take users to another web page according to the on-page URL.</w:t>
            </w:r>
          </w:p>
        </w:tc>
        <w:tc>
          <w:tcPr>
            <w:tcW w:w="1418" w:type="dxa"/>
            <w:shd w:val="clear" w:color="auto" w:fill="FDE9D9"/>
          </w:tcPr>
          <w:p w14:paraId="0FFF6292" w14:textId="77777777" w:rsidR="00473A72" w:rsidRDefault="00473A72" w:rsidP="003E49EB">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5375388E" w14:textId="77777777" w:rsidR="00473A72" w:rsidRDefault="00473A72" w:rsidP="003E49EB">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bl>
    <w:p w14:paraId="6184F3DD" w14:textId="77777777" w:rsidR="00473A72" w:rsidRDefault="00473A72" w:rsidP="004173B2">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8"/>
          <w:szCs w:val="28"/>
          <w:lang w:eastAsia="en-IN" w:bidi="mr-IN"/>
        </w:rPr>
      </w:pPr>
    </w:p>
    <w:p w14:paraId="448C3F59" w14:textId="77777777" w:rsidR="00473A72" w:rsidRDefault="00473A72" w:rsidP="00473A72">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8"/>
          <w:szCs w:val="28"/>
          <w:lang w:eastAsia="en-IN" w:bidi="mr-IN"/>
        </w:rPr>
      </w:pPr>
    </w:p>
    <w:p w14:paraId="142587C9" w14:textId="77777777" w:rsidR="002455C2" w:rsidRDefault="002455C2" w:rsidP="00473A72">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lang w:eastAsia="en-IN" w:bidi="mr-IN"/>
        </w:rPr>
      </w:pPr>
    </w:p>
    <w:p w14:paraId="15F04C4F" w14:textId="77777777" w:rsidR="002455C2" w:rsidRDefault="002455C2" w:rsidP="00473A72">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lang w:eastAsia="en-IN" w:bidi="mr-IN"/>
        </w:rPr>
      </w:pPr>
    </w:p>
    <w:p w14:paraId="53671FE8" w14:textId="7ED6EA87" w:rsidR="00473A72" w:rsidRDefault="00473A72" w:rsidP="00473A72">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lang w:eastAsia="en-IN" w:bidi="mr-IN"/>
        </w:rPr>
      </w:pPr>
      <w:r>
        <w:rPr>
          <w:rFonts w:ascii="Times New Roman" w:eastAsia="Times New Roman" w:hAnsi="Times New Roman" w:cs="Times New Roman"/>
          <w:b/>
          <w:bCs/>
          <w:color w:val="222222"/>
          <w:sz w:val="28"/>
          <w:szCs w:val="28"/>
          <w:lang w:eastAsia="en-IN" w:bidi="mr-IN"/>
        </w:rPr>
        <w:lastRenderedPageBreak/>
        <w:t>6.1.2) White Box Testing/Functional Validity Test Cases and Results:</w:t>
      </w:r>
    </w:p>
    <w:p w14:paraId="363FFAAC" w14:textId="77777777" w:rsidR="00473A72" w:rsidRDefault="00473A72" w:rsidP="002455C2">
      <w:pPr>
        <w:shd w:val="clear" w:color="auto" w:fill="FFFFFF"/>
        <w:spacing w:before="100" w:beforeAutospacing="1" w:after="100" w:afterAutospacing="1"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White Box Testing is a type of testing technique that mainly examines program structure and derives test data on the basis of program logic or code. It also referred to names like clear box testing, open box testing, logic-driven testing or path driven testing or structural testing.</w:t>
      </w:r>
    </w:p>
    <w:p w14:paraId="4F8067D5" w14:textId="77777777" w:rsidR="00473A72" w:rsidRDefault="00473A72" w:rsidP="00473A72">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
          <w:bCs/>
          <w:sz w:val="24"/>
          <w:szCs w:val="24"/>
          <w:lang w:eastAsia="en-IN" w:bidi="mr-IN"/>
        </w:rPr>
        <w:t>How Does White Box Testing Work?</w:t>
      </w:r>
    </w:p>
    <w:p w14:paraId="0C1C3DEF" w14:textId="77777777" w:rsidR="00473A72" w:rsidRDefault="00473A72" w:rsidP="00473A72">
      <w:pPr>
        <w:spacing w:after="0" w:line="360" w:lineRule="auto"/>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shd w:val="clear" w:color="auto" w:fill="FFFFFF"/>
          <w:lang w:eastAsia="en-IN" w:bidi="mr-IN"/>
        </w:rPr>
        <w:t>The steps to perform this Testing mentioned as following in a specific order -</w:t>
      </w:r>
    </w:p>
    <w:p w14:paraId="3280AE5A" w14:textId="77777777" w:rsidR="00473A72" w:rsidRDefault="00473A72" w:rsidP="00473A72">
      <w:pPr>
        <w:numPr>
          <w:ilvl w:val="0"/>
          <w:numId w:val="8"/>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Firstly, all feature, components, and programs to be tested, identified first.</w:t>
      </w:r>
    </w:p>
    <w:p w14:paraId="0DAD72D6" w14:textId="77777777" w:rsidR="00473A72" w:rsidRDefault="00473A72" w:rsidP="00473A72">
      <w:pPr>
        <w:numPr>
          <w:ilvl w:val="0"/>
          <w:numId w:val="8"/>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Create a flow graph and identify /plot all possible paths in the flow graph.</w:t>
      </w:r>
    </w:p>
    <w:p w14:paraId="521B41CD" w14:textId="77777777" w:rsidR="00473A72" w:rsidRDefault="00473A72" w:rsidP="00473A72">
      <w:pPr>
        <w:numPr>
          <w:ilvl w:val="0"/>
          <w:numId w:val="8"/>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Identification of all possible paths from the flow graph.</w:t>
      </w:r>
    </w:p>
    <w:p w14:paraId="7AB828F1" w14:textId="77777777" w:rsidR="00473A72" w:rsidRDefault="00473A72" w:rsidP="00473A72">
      <w:pPr>
        <w:numPr>
          <w:ilvl w:val="0"/>
          <w:numId w:val="8"/>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Write test cases for every single path of the flow path.</w:t>
      </w:r>
    </w:p>
    <w:p w14:paraId="06078CBB" w14:textId="77777777" w:rsidR="00473A72" w:rsidRPr="00C9562C" w:rsidRDefault="00473A72" w:rsidP="00473A72">
      <w:pPr>
        <w:numPr>
          <w:ilvl w:val="0"/>
          <w:numId w:val="8"/>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Execute, rinse and repeat test cases.</w:t>
      </w:r>
      <w:r>
        <w:rPr>
          <w:sz w:val="24"/>
          <w:szCs w:val="24"/>
        </w:rPr>
        <w:t xml:space="preserve"> </w:t>
      </w:r>
    </w:p>
    <w:p w14:paraId="6AAE9A0D" w14:textId="77777777" w:rsidR="00473A72" w:rsidRDefault="00473A72" w:rsidP="00473A72">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lang w:eastAsia="en-IN" w:bidi="mr-IN"/>
        </w:rPr>
      </w:pPr>
    </w:p>
    <w:p w14:paraId="4758E6CC" w14:textId="77777777" w:rsidR="00473A72" w:rsidRDefault="00473A72" w:rsidP="00473A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shd w:val="clear" w:color="auto" w:fill="FFFFFF"/>
        </w:rPr>
        <w:t>Benefits of this testing explained in the following manner -</w:t>
      </w:r>
    </w:p>
    <w:p w14:paraId="389B068A" w14:textId="77777777" w:rsidR="00473A72" w:rsidRDefault="00473A72" w:rsidP="00473A72">
      <w:pPr>
        <w:numPr>
          <w:ilvl w:val="0"/>
          <w:numId w:val="9"/>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Required knowledge of the internals of the software under test to be tested.</w:t>
      </w:r>
    </w:p>
    <w:p w14:paraId="2E569B39" w14:textId="77777777" w:rsidR="00473A72" w:rsidRDefault="00473A72" w:rsidP="00473A72">
      <w:pPr>
        <w:numPr>
          <w:ilvl w:val="0"/>
          <w:numId w:val="9"/>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allows a finding of hidden errors, to find internal errors because it checks and works by internal functionality.</w:t>
      </w:r>
    </w:p>
    <w:p w14:paraId="4B8DB14C" w14:textId="77777777" w:rsidR="00473A72" w:rsidRDefault="00473A72" w:rsidP="00473A72">
      <w:pPr>
        <w:numPr>
          <w:ilvl w:val="0"/>
          <w:numId w:val="9"/>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helps to find issues and optimize code to adopt different techniques of White Box Testing to test a developed application or website.</w:t>
      </w:r>
    </w:p>
    <w:p w14:paraId="15D7976A" w14:textId="77777777" w:rsidR="00473A72" w:rsidRDefault="00473A72" w:rsidP="00473A72">
      <w:pPr>
        <w:numPr>
          <w:ilvl w:val="0"/>
          <w:numId w:val="9"/>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requires internal knowledge to do testing that's why it helps in maximum coverage of the code.</w:t>
      </w:r>
    </w:p>
    <w:p w14:paraId="22B3B714" w14:textId="77777777" w:rsidR="00473A72" w:rsidRDefault="00473A72"/>
    <w:p w14:paraId="1CDB0E86" w14:textId="77777777" w:rsidR="00182CBB" w:rsidRDefault="00182CBB"/>
    <w:p w14:paraId="291BDDE4" w14:textId="77777777" w:rsidR="00182CBB" w:rsidRDefault="00182CBB"/>
    <w:p w14:paraId="30ABB881" w14:textId="77777777" w:rsidR="00182CBB" w:rsidRDefault="00182CBB"/>
    <w:p w14:paraId="7EC02271" w14:textId="77777777" w:rsidR="00182CBB" w:rsidRDefault="00182CBB"/>
    <w:p w14:paraId="3ED8065B" w14:textId="77777777" w:rsidR="00182CBB" w:rsidRDefault="00182CBB" w:rsidP="00182CBB">
      <w:pPr>
        <w:rPr>
          <w:rFonts w:ascii="Times New Roman" w:hAnsi="Times New Roman" w:cs="Times New Roman"/>
          <w:b/>
          <w:bCs/>
          <w:color w:val="000000"/>
          <w:spacing w:val="-2"/>
          <w:sz w:val="24"/>
          <w:szCs w:val="24"/>
          <w:shd w:val="clear" w:color="auto" w:fill="FFFFFF"/>
        </w:rPr>
      </w:pPr>
    </w:p>
    <w:p w14:paraId="00789B2B" w14:textId="77777777" w:rsidR="00182CBB" w:rsidRDefault="00182CBB" w:rsidP="00182CBB">
      <w:pPr>
        <w:rPr>
          <w:rFonts w:ascii="Times New Roman" w:hAnsi="Times New Roman" w:cs="Times New Roman"/>
          <w:b/>
          <w:bCs/>
          <w:color w:val="000000"/>
          <w:spacing w:val="-2"/>
          <w:sz w:val="32"/>
          <w:szCs w:val="32"/>
          <w:shd w:val="clear" w:color="auto" w:fill="FFFFFF"/>
        </w:rPr>
      </w:pPr>
      <w:r w:rsidRPr="00182CBB">
        <w:rPr>
          <w:rFonts w:ascii="Times New Roman" w:hAnsi="Times New Roman" w:cs="Times New Roman"/>
          <w:b/>
          <w:bCs/>
          <w:color w:val="000000"/>
          <w:spacing w:val="-2"/>
          <w:sz w:val="32"/>
          <w:szCs w:val="32"/>
          <w:shd w:val="clear" w:color="auto" w:fill="FFFFFF"/>
        </w:rPr>
        <w:lastRenderedPageBreak/>
        <w:t xml:space="preserve">Test Cases and Result: </w:t>
      </w:r>
    </w:p>
    <w:tbl>
      <w:tblPr>
        <w:tblStyle w:val="TableGrid0"/>
        <w:tblpPr w:leftFromText="180" w:rightFromText="180" w:vertAnchor="page" w:horzAnchor="margin" w:tblpXSpec="center" w:tblpY="2729"/>
        <w:tblW w:w="9504" w:type="dxa"/>
        <w:tblLook w:val="04A0" w:firstRow="1" w:lastRow="0" w:firstColumn="1" w:lastColumn="0" w:noHBand="0" w:noVBand="1"/>
        <w:tblPrChange w:id="1" w:author="Prajakta Pasalkar" w:date="2024-04-08T13:12:00Z" w16du:dateUtc="2024-04-08T07:42:00Z">
          <w:tblPr>
            <w:tblStyle w:val="TableGrid0"/>
            <w:tblpPr w:leftFromText="180" w:rightFromText="180" w:vertAnchor="page" w:horzAnchor="margin" w:tblpXSpec="center" w:tblpY="2729"/>
            <w:tblW w:w="9504" w:type="dxa"/>
            <w:tblLook w:val="04A0" w:firstRow="1" w:lastRow="0" w:firstColumn="1" w:lastColumn="0" w:noHBand="0" w:noVBand="1"/>
          </w:tblPr>
        </w:tblPrChange>
      </w:tblPr>
      <w:tblGrid>
        <w:gridCol w:w="506"/>
        <w:gridCol w:w="1349"/>
        <w:gridCol w:w="1712"/>
        <w:gridCol w:w="2475"/>
        <w:gridCol w:w="2133"/>
        <w:gridCol w:w="1329"/>
        <w:tblGridChange w:id="2">
          <w:tblGrid>
            <w:gridCol w:w="506"/>
            <w:gridCol w:w="1349"/>
            <w:gridCol w:w="1712"/>
            <w:gridCol w:w="2475"/>
            <w:gridCol w:w="2133"/>
            <w:gridCol w:w="1329"/>
          </w:tblGrid>
        </w:tblGridChange>
      </w:tblGrid>
      <w:tr w:rsidR="0068331C" w14:paraId="7E4E31A7" w14:textId="77777777" w:rsidTr="005C3440">
        <w:trPr>
          <w:trHeight w:val="414"/>
          <w:trPrChange w:id="3" w:author="Prajakta Pasalkar" w:date="2024-04-08T13:12:00Z" w16du:dateUtc="2024-04-08T07:42:00Z">
            <w:trPr>
              <w:trHeight w:val="414"/>
            </w:trPr>
          </w:trPrChange>
        </w:trPr>
        <w:tc>
          <w:tcPr>
            <w:tcW w:w="506" w:type="dxa"/>
            <w:tcPrChange w:id="4" w:author="Prajakta Pasalkar" w:date="2024-04-08T13:12:00Z" w16du:dateUtc="2024-04-08T07:42:00Z">
              <w:tcPr>
                <w:tcW w:w="479" w:type="dxa"/>
              </w:tcPr>
            </w:tcPrChange>
          </w:tcPr>
          <w:p w14:paraId="1A4C7E96"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No</w:t>
            </w:r>
          </w:p>
        </w:tc>
        <w:tc>
          <w:tcPr>
            <w:tcW w:w="1349" w:type="dxa"/>
            <w:tcPrChange w:id="5" w:author="Prajakta Pasalkar" w:date="2024-04-08T13:12:00Z" w16du:dateUtc="2024-04-08T07:42:00Z">
              <w:tcPr>
                <w:tcW w:w="1301" w:type="dxa"/>
              </w:tcPr>
            </w:tcPrChange>
          </w:tcPr>
          <w:p w14:paraId="03A0F253"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Process</w:t>
            </w:r>
          </w:p>
        </w:tc>
        <w:tc>
          <w:tcPr>
            <w:tcW w:w="1712" w:type="dxa"/>
            <w:shd w:val="clear" w:color="auto" w:fill="auto"/>
            <w:tcPrChange w:id="6" w:author="Prajakta Pasalkar" w:date="2024-04-08T13:12:00Z" w16du:dateUtc="2024-04-08T07:42:00Z">
              <w:tcPr>
                <w:tcW w:w="1744" w:type="dxa"/>
                <w:shd w:val="clear" w:color="auto" w:fill="auto"/>
              </w:tcPr>
            </w:tcPrChange>
          </w:tcPr>
          <w:p w14:paraId="507D059C"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Detail step</w:t>
            </w:r>
          </w:p>
        </w:tc>
        <w:tc>
          <w:tcPr>
            <w:tcW w:w="2475" w:type="dxa"/>
            <w:tcPrChange w:id="7" w:author="Prajakta Pasalkar" w:date="2024-04-08T13:12:00Z" w16du:dateUtc="2024-04-08T07:42:00Z">
              <w:tcPr>
                <w:tcW w:w="2515" w:type="dxa"/>
              </w:tcPr>
            </w:tcPrChange>
          </w:tcPr>
          <w:p w14:paraId="674D18FF"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Expected result</w:t>
            </w:r>
          </w:p>
        </w:tc>
        <w:tc>
          <w:tcPr>
            <w:tcW w:w="2133" w:type="dxa"/>
            <w:tcPrChange w:id="8" w:author="Prajakta Pasalkar" w:date="2024-04-08T13:12:00Z" w16du:dateUtc="2024-04-08T07:42:00Z">
              <w:tcPr>
                <w:tcW w:w="2241" w:type="dxa"/>
              </w:tcPr>
            </w:tcPrChange>
          </w:tcPr>
          <w:p w14:paraId="13C4DAFC"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Pass/ fail/criteria</w:t>
            </w:r>
          </w:p>
        </w:tc>
        <w:tc>
          <w:tcPr>
            <w:tcW w:w="1329" w:type="dxa"/>
            <w:tcPrChange w:id="9" w:author="Prajakta Pasalkar" w:date="2024-04-08T13:12:00Z" w16du:dateUtc="2024-04-08T07:42:00Z">
              <w:tcPr>
                <w:tcW w:w="1224" w:type="dxa"/>
              </w:tcPr>
            </w:tcPrChange>
          </w:tcPr>
          <w:p w14:paraId="0211C20E"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Reference</w:t>
            </w:r>
          </w:p>
        </w:tc>
      </w:tr>
      <w:tr w:rsidR="0068331C" w14:paraId="3AAF2DF3" w14:textId="77777777" w:rsidTr="005C3440">
        <w:trPr>
          <w:trHeight w:val="984"/>
          <w:trPrChange w:id="10" w:author="Prajakta Pasalkar" w:date="2024-04-08T13:12:00Z" w16du:dateUtc="2024-04-08T07:42:00Z">
            <w:trPr>
              <w:trHeight w:val="984"/>
            </w:trPr>
          </w:trPrChange>
        </w:trPr>
        <w:tc>
          <w:tcPr>
            <w:tcW w:w="506" w:type="dxa"/>
            <w:tcPrChange w:id="11" w:author="Prajakta Pasalkar" w:date="2024-04-08T13:12:00Z" w16du:dateUtc="2024-04-08T07:42:00Z">
              <w:tcPr>
                <w:tcW w:w="479" w:type="dxa"/>
              </w:tcPr>
            </w:tcPrChange>
          </w:tcPr>
          <w:p w14:paraId="18D3D812"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1</w:t>
            </w:r>
          </w:p>
        </w:tc>
        <w:tc>
          <w:tcPr>
            <w:tcW w:w="1349" w:type="dxa"/>
            <w:tcPrChange w:id="12" w:author="Prajakta Pasalkar" w:date="2024-04-08T13:12:00Z" w16du:dateUtc="2024-04-08T07:42:00Z">
              <w:tcPr>
                <w:tcW w:w="1301" w:type="dxa"/>
              </w:tcPr>
            </w:tcPrChange>
          </w:tcPr>
          <w:p w14:paraId="1214F373" w14:textId="7F6FDA0D" w:rsidR="00681177" w:rsidRDefault="00B8273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Sign in</w:t>
            </w:r>
          </w:p>
        </w:tc>
        <w:tc>
          <w:tcPr>
            <w:tcW w:w="1712" w:type="dxa"/>
            <w:tcPrChange w:id="13" w:author="Prajakta Pasalkar" w:date="2024-04-08T13:12:00Z" w16du:dateUtc="2024-04-08T07:42:00Z">
              <w:tcPr>
                <w:tcW w:w="1744" w:type="dxa"/>
              </w:tcPr>
            </w:tcPrChange>
          </w:tcPr>
          <w:p w14:paraId="48CC2C23" w14:textId="7A0583BC"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Type </w:t>
            </w:r>
            <w:r w:rsidR="00B8273C">
              <w:rPr>
                <w:rFonts w:ascii="Times New Roman" w:hAnsi="Times New Roman" w:cs="Times New Roman"/>
                <w:color w:val="000000"/>
                <w:spacing w:val="-2"/>
                <w:sz w:val="24"/>
                <w:szCs w:val="24"/>
                <w:shd w:val="clear" w:color="auto" w:fill="FFFFFF"/>
              </w:rPr>
              <w:t>card number into card number field</w:t>
            </w:r>
          </w:p>
        </w:tc>
        <w:tc>
          <w:tcPr>
            <w:tcW w:w="2475" w:type="dxa"/>
            <w:tcPrChange w:id="14" w:author="Prajakta Pasalkar" w:date="2024-04-08T13:12:00Z" w16du:dateUtc="2024-04-08T07:42:00Z">
              <w:tcPr>
                <w:tcW w:w="2515" w:type="dxa"/>
              </w:tcPr>
            </w:tcPrChange>
          </w:tcPr>
          <w:p w14:paraId="5BC61EBE"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2133" w:type="dxa"/>
            <w:tcPrChange w:id="15" w:author="Prajakta Pasalkar" w:date="2024-04-08T13:12:00Z" w16du:dateUtc="2024-04-08T07:42:00Z">
              <w:tcPr>
                <w:tcW w:w="2241" w:type="dxa"/>
              </w:tcPr>
            </w:tcPrChange>
          </w:tcPr>
          <w:p w14:paraId="5A964BAB"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1329" w:type="dxa"/>
            <w:tcPrChange w:id="16" w:author="Prajakta Pasalkar" w:date="2024-04-08T13:12:00Z" w16du:dateUtc="2024-04-08T07:42:00Z">
              <w:tcPr>
                <w:tcW w:w="1224" w:type="dxa"/>
              </w:tcPr>
            </w:tcPrChange>
          </w:tcPr>
          <w:p w14:paraId="52E1C77F" w14:textId="77777777" w:rsidR="00681177" w:rsidRDefault="00681177" w:rsidP="00B54F0B">
            <w:pPr>
              <w:rPr>
                <w:rFonts w:ascii="Times New Roman" w:hAnsi="Times New Roman" w:cs="Times New Roman"/>
                <w:color w:val="000000"/>
                <w:spacing w:val="-2"/>
                <w:sz w:val="24"/>
                <w:szCs w:val="24"/>
                <w:shd w:val="clear" w:color="auto" w:fill="FFFFFF"/>
              </w:rPr>
            </w:pPr>
          </w:p>
        </w:tc>
      </w:tr>
      <w:tr w:rsidR="0068331C" w14:paraId="5A972ED6" w14:textId="77777777" w:rsidTr="005C3440">
        <w:trPr>
          <w:trHeight w:val="341"/>
          <w:trPrChange w:id="17" w:author="Prajakta Pasalkar" w:date="2024-04-08T13:12:00Z" w16du:dateUtc="2024-04-08T07:42:00Z">
            <w:trPr>
              <w:trHeight w:val="341"/>
            </w:trPr>
          </w:trPrChange>
        </w:trPr>
        <w:tc>
          <w:tcPr>
            <w:tcW w:w="506" w:type="dxa"/>
            <w:tcPrChange w:id="18" w:author="Prajakta Pasalkar" w:date="2024-04-08T13:12:00Z" w16du:dateUtc="2024-04-08T07:42:00Z">
              <w:tcPr>
                <w:tcW w:w="479" w:type="dxa"/>
              </w:tcPr>
            </w:tcPrChange>
          </w:tcPr>
          <w:p w14:paraId="6D82A2CF"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p>
          <w:p w14:paraId="47ACCFBE"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w:t>
            </w:r>
          </w:p>
        </w:tc>
        <w:tc>
          <w:tcPr>
            <w:tcW w:w="1349" w:type="dxa"/>
            <w:tcPrChange w:id="19" w:author="Prajakta Pasalkar" w:date="2024-04-08T13:12:00Z" w16du:dateUtc="2024-04-08T07:42:00Z">
              <w:tcPr>
                <w:tcW w:w="1301" w:type="dxa"/>
              </w:tcPr>
            </w:tcPrChange>
          </w:tcPr>
          <w:p w14:paraId="4BAA7F45"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1712" w:type="dxa"/>
            <w:tcPrChange w:id="20" w:author="Prajakta Pasalkar" w:date="2024-04-08T13:12:00Z" w16du:dateUtc="2024-04-08T07:42:00Z">
              <w:tcPr>
                <w:tcW w:w="1744" w:type="dxa"/>
              </w:tcPr>
            </w:tcPrChange>
          </w:tcPr>
          <w:p w14:paraId="66E14C56" w14:textId="044DBDA5"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Type</w:t>
            </w:r>
            <w:r w:rsidR="00B8273C">
              <w:rPr>
                <w:rFonts w:ascii="Times New Roman" w:hAnsi="Times New Roman" w:cs="Times New Roman"/>
                <w:color w:val="000000"/>
                <w:spacing w:val="-2"/>
                <w:sz w:val="24"/>
                <w:szCs w:val="24"/>
                <w:shd w:val="clear" w:color="auto" w:fill="FFFFFF"/>
              </w:rPr>
              <w:t xml:space="preserve"> pin into enter pin field</w:t>
            </w:r>
          </w:p>
        </w:tc>
        <w:tc>
          <w:tcPr>
            <w:tcW w:w="2475" w:type="dxa"/>
            <w:tcPrChange w:id="21" w:author="Prajakta Pasalkar" w:date="2024-04-08T13:12:00Z" w16du:dateUtc="2024-04-08T07:42:00Z">
              <w:tcPr>
                <w:tcW w:w="2515" w:type="dxa"/>
              </w:tcPr>
            </w:tcPrChange>
          </w:tcPr>
          <w:p w14:paraId="6C3A6A03"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2133" w:type="dxa"/>
            <w:tcPrChange w:id="22" w:author="Prajakta Pasalkar" w:date="2024-04-08T13:12:00Z" w16du:dateUtc="2024-04-08T07:42:00Z">
              <w:tcPr>
                <w:tcW w:w="2241" w:type="dxa"/>
              </w:tcPr>
            </w:tcPrChange>
          </w:tcPr>
          <w:p w14:paraId="1801EF13"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1329" w:type="dxa"/>
            <w:tcPrChange w:id="23" w:author="Prajakta Pasalkar" w:date="2024-04-08T13:12:00Z" w16du:dateUtc="2024-04-08T07:42:00Z">
              <w:tcPr>
                <w:tcW w:w="1224" w:type="dxa"/>
              </w:tcPr>
            </w:tcPrChange>
          </w:tcPr>
          <w:p w14:paraId="1D3D7AA8"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r>
      <w:tr w:rsidR="0068331C" w14:paraId="1D293C17" w14:textId="77777777" w:rsidTr="005C3440">
        <w:trPr>
          <w:trHeight w:val="1154"/>
          <w:trPrChange w:id="24" w:author="Prajakta Pasalkar" w:date="2024-04-08T13:12:00Z" w16du:dateUtc="2024-04-08T07:42:00Z">
            <w:trPr>
              <w:trHeight w:val="1154"/>
            </w:trPr>
          </w:trPrChange>
        </w:trPr>
        <w:tc>
          <w:tcPr>
            <w:tcW w:w="506" w:type="dxa"/>
            <w:tcPrChange w:id="25" w:author="Prajakta Pasalkar" w:date="2024-04-08T13:12:00Z" w16du:dateUtc="2024-04-08T07:42:00Z">
              <w:tcPr>
                <w:tcW w:w="479" w:type="dxa"/>
              </w:tcPr>
            </w:tcPrChange>
          </w:tcPr>
          <w:p w14:paraId="74EC9D3C"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p>
          <w:p w14:paraId="3458EA4D"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w:t>
            </w:r>
          </w:p>
        </w:tc>
        <w:tc>
          <w:tcPr>
            <w:tcW w:w="1349" w:type="dxa"/>
            <w:tcPrChange w:id="26" w:author="Prajakta Pasalkar" w:date="2024-04-08T13:12:00Z" w16du:dateUtc="2024-04-08T07:42:00Z">
              <w:tcPr>
                <w:tcW w:w="1301" w:type="dxa"/>
              </w:tcPr>
            </w:tcPrChange>
          </w:tcPr>
          <w:p w14:paraId="52216E34"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p>
        </w:tc>
        <w:tc>
          <w:tcPr>
            <w:tcW w:w="1712" w:type="dxa"/>
            <w:tcBorders>
              <w:bottom w:val="single" w:sz="4" w:space="0" w:color="auto"/>
            </w:tcBorders>
            <w:tcPrChange w:id="27" w:author="Prajakta Pasalkar" w:date="2024-04-08T13:12:00Z" w16du:dateUtc="2024-04-08T07:42:00Z">
              <w:tcPr>
                <w:tcW w:w="1744" w:type="dxa"/>
                <w:tcBorders>
                  <w:bottom w:val="single" w:sz="4" w:space="0" w:color="auto"/>
                </w:tcBorders>
              </w:tcPr>
            </w:tcPrChange>
          </w:tcPr>
          <w:p w14:paraId="678D9FBF" w14:textId="2A3B5730"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Click the </w:t>
            </w:r>
            <w:r w:rsidR="00B8273C">
              <w:rPr>
                <w:rFonts w:ascii="Times New Roman" w:hAnsi="Times New Roman" w:cs="Times New Roman"/>
                <w:color w:val="000000"/>
                <w:spacing w:val="-2"/>
                <w:sz w:val="24"/>
                <w:szCs w:val="24"/>
                <w:shd w:val="clear" w:color="auto" w:fill="FFFFFF"/>
              </w:rPr>
              <w:t>sign-in button</w:t>
            </w:r>
          </w:p>
        </w:tc>
        <w:tc>
          <w:tcPr>
            <w:tcW w:w="2475" w:type="dxa"/>
            <w:tcPrChange w:id="28" w:author="Prajakta Pasalkar" w:date="2024-04-08T13:12:00Z" w16du:dateUtc="2024-04-08T07:42:00Z">
              <w:tcPr>
                <w:tcW w:w="2515" w:type="dxa"/>
              </w:tcPr>
            </w:tcPrChange>
          </w:tcPr>
          <w:p w14:paraId="3F3660F1" w14:textId="7CC754FE"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eastAsia="Times New Roman" w:hAnsi="Times New Roman" w:cs="Times New Roman"/>
                <w:color w:val="222222"/>
                <w:sz w:val="24"/>
                <w:szCs w:val="24"/>
                <w:lang w:val="en-IN" w:eastAsia="en-IN" w:bidi="mr-IN"/>
              </w:rPr>
              <w:t xml:space="preserve">The user’s </w:t>
            </w:r>
            <w:r w:rsidR="00B8273C">
              <w:rPr>
                <w:rFonts w:ascii="Times New Roman" w:eastAsia="Times New Roman" w:hAnsi="Times New Roman" w:cs="Times New Roman"/>
                <w:color w:val="222222"/>
                <w:sz w:val="24"/>
                <w:szCs w:val="24"/>
                <w:lang w:val="en-IN" w:eastAsia="en-IN" w:bidi="mr-IN"/>
              </w:rPr>
              <w:t>pin</w:t>
            </w:r>
            <w:r>
              <w:rPr>
                <w:rFonts w:ascii="Times New Roman" w:eastAsia="Times New Roman" w:hAnsi="Times New Roman" w:cs="Times New Roman"/>
                <w:color w:val="222222"/>
                <w:sz w:val="24"/>
                <w:szCs w:val="24"/>
                <w:lang w:val="en-IN" w:eastAsia="en-IN" w:bidi="mr-IN"/>
              </w:rPr>
              <w:t xml:space="preserve"> will be accepted if it adheres to the rules.</w:t>
            </w:r>
          </w:p>
        </w:tc>
        <w:tc>
          <w:tcPr>
            <w:tcW w:w="2133" w:type="dxa"/>
            <w:tcPrChange w:id="29" w:author="Prajakta Pasalkar" w:date="2024-04-08T13:12:00Z" w16du:dateUtc="2024-04-08T07:42:00Z">
              <w:tcPr>
                <w:tcW w:w="2241" w:type="dxa"/>
              </w:tcPr>
            </w:tcPrChange>
          </w:tcPr>
          <w:p w14:paraId="2431CF60"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1329" w:type="dxa"/>
            <w:tcPrChange w:id="30" w:author="Prajakta Pasalkar" w:date="2024-04-08T13:12:00Z" w16du:dateUtc="2024-04-08T07:42:00Z">
              <w:tcPr>
                <w:tcW w:w="1224" w:type="dxa"/>
              </w:tcPr>
            </w:tcPrChange>
          </w:tcPr>
          <w:p w14:paraId="25ED56D7" w14:textId="7AA12C6E" w:rsidR="00681177" w:rsidRDefault="00B8273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Sign in </w:t>
            </w:r>
          </w:p>
        </w:tc>
      </w:tr>
      <w:tr w:rsidR="0068331C" w14:paraId="6F6C82C7" w14:textId="77777777" w:rsidTr="005C3440">
        <w:trPr>
          <w:trHeight w:val="2423"/>
          <w:trPrChange w:id="31" w:author="Prajakta Pasalkar" w:date="2024-04-08T13:12:00Z" w16du:dateUtc="2024-04-08T07:42:00Z">
            <w:trPr>
              <w:trHeight w:val="2423"/>
            </w:trPr>
          </w:trPrChange>
        </w:trPr>
        <w:tc>
          <w:tcPr>
            <w:tcW w:w="506" w:type="dxa"/>
            <w:tcPrChange w:id="32" w:author="Prajakta Pasalkar" w:date="2024-04-08T13:12:00Z" w16du:dateUtc="2024-04-08T07:42:00Z">
              <w:tcPr>
                <w:tcW w:w="479" w:type="dxa"/>
              </w:tcPr>
            </w:tcPrChange>
          </w:tcPr>
          <w:p w14:paraId="04265418" w14:textId="30E1F0C6" w:rsidR="0068331C" w:rsidRDefault="0068331C"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2</w:t>
            </w:r>
          </w:p>
        </w:tc>
        <w:tc>
          <w:tcPr>
            <w:tcW w:w="1349" w:type="dxa"/>
            <w:tcPrChange w:id="33" w:author="Prajakta Pasalkar" w:date="2024-04-08T13:12:00Z" w16du:dateUtc="2024-04-08T07:42:00Z">
              <w:tcPr>
                <w:tcW w:w="1301" w:type="dxa"/>
              </w:tcPr>
            </w:tcPrChange>
          </w:tcPr>
          <w:p w14:paraId="4D74CA33" w14:textId="6F917052"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Transaction</w:t>
            </w:r>
          </w:p>
        </w:tc>
        <w:tc>
          <w:tcPr>
            <w:tcW w:w="1712" w:type="dxa"/>
            <w:tcBorders>
              <w:bottom w:val="single" w:sz="4" w:space="0" w:color="auto"/>
            </w:tcBorders>
            <w:tcPrChange w:id="34" w:author="Prajakta Pasalkar" w:date="2024-04-08T13:12:00Z" w16du:dateUtc="2024-04-08T07:42:00Z">
              <w:tcPr>
                <w:tcW w:w="1744" w:type="dxa"/>
                <w:tcBorders>
                  <w:bottom w:val="single" w:sz="4" w:space="0" w:color="auto"/>
                </w:tcBorders>
              </w:tcPr>
            </w:tcPrChange>
          </w:tcPr>
          <w:p w14:paraId="147DEA2F" w14:textId="1C7E38A8"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An existing member has logged in</w:t>
            </w:r>
          </w:p>
        </w:tc>
        <w:tc>
          <w:tcPr>
            <w:tcW w:w="2475" w:type="dxa"/>
            <w:tcPrChange w:id="35" w:author="Prajakta Pasalkar" w:date="2024-04-08T13:12:00Z" w16du:dateUtc="2024-04-08T07:42:00Z">
              <w:tcPr>
                <w:tcW w:w="2515" w:type="dxa"/>
              </w:tcPr>
            </w:tcPrChange>
          </w:tcPr>
          <w:p w14:paraId="3D8DD6E1" w14:textId="36FA9688" w:rsidR="0068331C" w:rsidRDefault="0068331C" w:rsidP="00B54F0B">
            <w:pPr>
              <w:spacing w:line="276" w:lineRule="auto"/>
              <w:rPr>
                <w:rFonts w:ascii="Times New Roman" w:eastAsia="Times New Roman" w:hAnsi="Times New Roman" w:cs="Times New Roman"/>
                <w:color w:val="222222"/>
                <w:sz w:val="24"/>
                <w:szCs w:val="24"/>
                <w:lang w:eastAsia="en-IN" w:bidi="mr-IN"/>
              </w:rPr>
            </w:pPr>
            <w:r>
              <w:rPr>
                <w:rFonts w:ascii="Times New Roman" w:hAnsi="Times New Roman" w:cs="Times New Roman"/>
                <w:color w:val="000000"/>
                <w:spacing w:val="-2"/>
                <w:sz w:val="24"/>
                <w:szCs w:val="24"/>
                <w:shd w:val="clear" w:color="auto" w:fill="FFFFFF"/>
              </w:rPr>
              <w:t>A menu of transaction types is displayed</w:t>
            </w:r>
          </w:p>
        </w:tc>
        <w:tc>
          <w:tcPr>
            <w:tcW w:w="2133" w:type="dxa"/>
            <w:tcPrChange w:id="36" w:author="Prajakta Pasalkar" w:date="2024-04-08T13:12:00Z" w16du:dateUtc="2024-04-08T07:42:00Z">
              <w:tcPr>
                <w:tcW w:w="2241" w:type="dxa"/>
              </w:tcPr>
            </w:tcPrChange>
          </w:tcPr>
          <w:p w14:paraId="05794C5C" w14:textId="00AE0EE8"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1329" w:type="dxa"/>
            <w:tcPrChange w:id="37" w:author="Prajakta Pasalkar" w:date="2024-04-08T13:12:00Z" w16du:dateUtc="2024-04-08T07:42:00Z">
              <w:tcPr>
                <w:tcW w:w="1224" w:type="dxa"/>
              </w:tcPr>
            </w:tcPrChange>
          </w:tcPr>
          <w:p w14:paraId="19731800" w14:textId="500A6F11"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Transaction</w:t>
            </w:r>
          </w:p>
        </w:tc>
      </w:tr>
      <w:tr w:rsidR="0068331C" w14:paraId="3F4266CC" w14:textId="77777777" w:rsidTr="005C3440">
        <w:trPr>
          <w:trHeight w:val="1154"/>
          <w:trPrChange w:id="38" w:author="Prajakta Pasalkar" w:date="2024-04-08T13:12:00Z" w16du:dateUtc="2024-04-08T07:42:00Z">
            <w:trPr>
              <w:trHeight w:val="1154"/>
            </w:trPr>
          </w:trPrChange>
        </w:trPr>
        <w:tc>
          <w:tcPr>
            <w:tcW w:w="506" w:type="dxa"/>
            <w:tcPrChange w:id="39" w:author="Prajakta Pasalkar" w:date="2024-04-08T13:12:00Z" w16du:dateUtc="2024-04-08T07:42:00Z">
              <w:tcPr>
                <w:tcW w:w="479" w:type="dxa"/>
              </w:tcPr>
            </w:tcPrChange>
          </w:tcPr>
          <w:p w14:paraId="6BD85F01" w14:textId="7354B7C5" w:rsidR="0068331C" w:rsidRDefault="0068331C"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3</w:t>
            </w:r>
          </w:p>
        </w:tc>
        <w:tc>
          <w:tcPr>
            <w:tcW w:w="1349" w:type="dxa"/>
            <w:tcPrChange w:id="40" w:author="Prajakta Pasalkar" w:date="2024-04-08T13:12:00Z" w16du:dateUtc="2024-04-08T07:42:00Z">
              <w:tcPr>
                <w:tcW w:w="1301" w:type="dxa"/>
              </w:tcPr>
            </w:tcPrChange>
          </w:tcPr>
          <w:p w14:paraId="66C1A0CC" w14:textId="6AB1F84A"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Choose deposit transaction</w:t>
            </w:r>
          </w:p>
        </w:tc>
        <w:tc>
          <w:tcPr>
            <w:tcW w:w="1712" w:type="dxa"/>
            <w:tcBorders>
              <w:bottom w:val="single" w:sz="4" w:space="0" w:color="auto"/>
            </w:tcBorders>
            <w:tcPrChange w:id="41" w:author="Prajakta Pasalkar" w:date="2024-04-08T13:12:00Z" w16du:dateUtc="2024-04-08T07:42:00Z">
              <w:tcPr>
                <w:tcW w:w="1744" w:type="dxa"/>
                <w:tcBorders>
                  <w:bottom w:val="single" w:sz="4" w:space="0" w:color="auto"/>
                </w:tcBorders>
              </w:tcPr>
            </w:tcPrChange>
          </w:tcPr>
          <w:p w14:paraId="68DB99AE" w14:textId="18CE8249"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Enter a legitimate rupee amount.</w:t>
            </w:r>
          </w:p>
          <w:p w14:paraId="2D42A0A1" w14:textId="4BA39455" w:rsidR="0068331C" w:rsidRPr="0068331C" w:rsidRDefault="0068331C" w:rsidP="0068331C">
            <w:pPr>
              <w:rPr>
                <w:rFonts w:ascii="Times New Roman" w:hAnsi="Times New Roman" w:cs="Times New Roman"/>
                <w:sz w:val="24"/>
                <w:szCs w:val="24"/>
              </w:rPr>
            </w:pPr>
            <w:r w:rsidRPr="0068331C">
              <w:rPr>
                <w:rFonts w:ascii="Times New Roman" w:hAnsi="Times New Roman" w:cs="Times New Roman"/>
                <w:sz w:val="24"/>
                <w:szCs w:val="24"/>
              </w:rPr>
              <w:t>Choose deposit</w:t>
            </w:r>
          </w:p>
        </w:tc>
        <w:tc>
          <w:tcPr>
            <w:tcW w:w="2475" w:type="dxa"/>
            <w:tcPrChange w:id="42" w:author="Prajakta Pasalkar" w:date="2024-04-08T13:12:00Z" w16du:dateUtc="2024-04-08T07:42:00Z">
              <w:tcPr>
                <w:tcW w:w="2515" w:type="dxa"/>
              </w:tcPr>
            </w:tcPrChange>
          </w:tcPr>
          <w:p w14:paraId="70191741" w14:textId="76C285A3" w:rsidR="0068331C" w:rsidRPr="0068331C" w:rsidRDefault="0068331C" w:rsidP="0068331C">
            <w:pPr>
              <w:rPr>
                <w:rFonts w:ascii="Times New Roman" w:hAnsi="Times New Roman" w:cs="Times New Roman"/>
                <w:sz w:val="24"/>
                <w:szCs w:val="24"/>
              </w:rPr>
            </w:pPr>
            <w:r>
              <w:rPr>
                <w:rFonts w:ascii="Times New Roman" w:hAnsi="Times New Roman" w:cs="Times New Roman"/>
                <w:sz w:val="24"/>
                <w:szCs w:val="24"/>
              </w:rPr>
              <w:t>The system</w:t>
            </w:r>
            <w:r w:rsidRPr="0068331C">
              <w:rPr>
                <w:rFonts w:ascii="Times New Roman" w:hAnsi="Times New Roman" w:cs="Times New Roman"/>
                <w:sz w:val="24"/>
                <w:szCs w:val="24"/>
              </w:rPr>
              <w:t xml:space="preserve"> records </w:t>
            </w:r>
            <w:r>
              <w:rPr>
                <w:rFonts w:ascii="Times New Roman" w:hAnsi="Times New Roman" w:cs="Times New Roman"/>
                <w:sz w:val="24"/>
                <w:szCs w:val="24"/>
              </w:rPr>
              <w:t>transactions</w:t>
            </w:r>
            <w:r w:rsidRPr="0068331C">
              <w:rPr>
                <w:rFonts w:ascii="Times New Roman" w:hAnsi="Times New Roman" w:cs="Times New Roman"/>
                <w:sz w:val="24"/>
                <w:szCs w:val="24"/>
              </w:rPr>
              <w:t xml:space="preserve"> correctly in the log (showing </w:t>
            </w:r>
            <w:r>
              <w:rPr>
                <w:rFonts w:ascii="Times New Roman" w:hAnsi="Times New Roman" w:cs="Times New Roman"/>
                <w:sz w:val="24"/>
                <w:szCs w:val="24"/>
              </w:rPr>
              <w:t xml:space="preserve">a </w:t>
            </w:r>
            <w:r w:rsidRPr="0068331C">
              <w:rPr>
                <w:rFonts w:ascii="Times New Roman" w:hAnsi="Times New Roman" w:cs="Times New Roman"/>
                <w:sz w:val="24"/>
                <w:szCs w:val="24"/>
              </w:rPr>
              <w:t xml:space="preserve">message to the bank, </w:t>
            </w:r>
            <w:r>
              <w:rPr>
                <w:rFonts w:ascii="Times New Roman" w:hAnsi="Times New Roman" w:cs="Times New Roman"/>
                <w:sz w:val="24"/>
                <w:szCs w:val="24"/>
              </w:rPr>
              <w:t xml:space="preserve">and </w:t>
            </w:r>
            <w:r w:rsidRPr="0068331C">
              <w:rPr>
                <w:rFonts w:ascii="Times New Roman" w:hAnsi="Times New Roman" w:cs="Times New Roman"/>
                <w:sz w:val="24"/>
                <w:szCs w:val="24"/>
              </w:rPr>
              <w:t>approval back)</w:t>
            </w:r>
          </w:p>
        </w:tc>
        <w:tc>
          <w:tcPr>
            <w:tcW w:w="2133" w:type="dxa"/>
            <w:tcPrChange w:id="43" w:author="Prajakta Pasalkar" w:date="2024-04-08T13:12:00Z" w16du:dateUtc="2024-04-08T07:42:00Z">
              <w:tcPr>
                <w:tcW w:w="2241" w:type="dxa"/>
              </w:tcPr>
            </w:tcPrChange>
          </w:tcPr>
          <w:p w14:paraId="0D9DFF7E" w14:textId="180FBCBC"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1329" w:type="dxa"/>
            <w:tcPrChange w:id="44" w:author="Prajakta Pasalkar" w:date="2024-04-08T13:12:00Z" w16du:dateUtc="2024-04-08T07:42:00Z">
              <w:tcPr>
                <w:tcW w:w="1224" w:type="dxa"/>
              </w:tcPr>
            </w:tcPrChange>
          </w:tcPr>
          <w:p w14:paraId="015F4764" w14:textId="1B0ED45E" w:rsidR="0068331C"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Deposit</w:t>
            </w:r>
          </w:p>
        </w:tc>
      </w:tr>
      <w:tr w:rsidR="0068331C" w14:paraId="0AC9860E" w14:textId="77777777" w:rsidTr="005C3440">
        <w:trPr>
          <w:trHeight w:val="341"/>
          <w:trPrChange w:id="45" w:author="Prajakta Pasalkar" w:date="2024-04-08T13:12:00Z" w16du:dateUtc="2024-04-08T07:42:00Z">
            <w:trPr>
              <w:trHeight w:val="341"/>
            </w:trPr>
          </w:trPrChange>
        </w:trPr>
        <w:tc>
          <w:tcPr>
            <w:tcW w:w="506" w:type="dxa"/>
            <w:tcPrChange w:id="46" w:author="Prajakta Pasalkar" w:date="2024-04-08T13:12:00Z" w16du:dateUtc="2024-04-08T07:42:00Z">
              <w:tcPr>
                <w:tcW w:w="479" w:type="dxa"/>
              </w:tcPr>
            </w:tcPrChange>
          </w:tcPr>
          <w:p w14:paraId="51F30ADB" w14:textId="49F28F67" w:rsidR="00681177" w:rsidRDefault="0068331C"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4</w:t>
            </w:r>
          </w:p>
        </w:tc>
        <w:tc>
          <w:tcPr>
            <w:tcW w:w="1349" w:type="dxa"/>
            <w:tcPrChange w:id="47" w:author="Prajakta Pasalkar" w:date="2024-04-08T13:12:00Z" w16du:dateUtc="2024-04-08T07:42:00Z">
              <w:tcPr>
                <w:tcW w:w="1301" w:type="dxa"/>
              </w:tcPr>
            </w:tcPrChange>
          </w:tcPr>
          <w:p w14:paraId="73F45EDA" w14:textId="1322D40A" w:rsidR="00681177" w:rsidRPr="00B8273C" w:rsidRDefault="00B8273C" w:rsidP="00B8273C">
            <w:pPr>
              <w:rPr>
                <w:rFonts w:ascii="Times New Roman" w:hAnsi="Times New Roman" w:cs="Times New Roman"/>
                <w:sz w:val="24"/>
                <w:szCs w:val="24"/>
              </w:rPr>
            </w:pPr>
            <w:r w:rsidRPr="00B8273C">
              <w:rPr>
                <w:rFonts w:ascii="Times New Roman" w:hAnsi="Times New Roman" w:cs="Times New Roman"/>
                <w:sz w:val="24"/>
                <w:szCs w:val="24"/>
              </w:rPr>
              <w:t>Choose Withdrawal transaction</w:t>
            </w:r>
          </w:p>
        </w:tc>
        <w:tc>
          <w:tcPr>
            <w:tcW w:w="1712" w:type="dxa"/>
            <w:tcBorders>
              <w:bottom w:val="single" w:sz="4" w:space="0" w:color="auto"/>
            </w:tcBorders>
            <w:tcPrChange w:id="48" w:author="Prajakta Pasalkar" w:date="2024-04-08T13:12:00Z" w16du:dateUtc="2024-04-08T07:42:00Z">
              <w:tcPr>
                <w:tcW w:w="1744" w:type="dxa"/>
                <w:tcBorders>
                  <w:bottom w:val="single" w:sz="4" w:space="0" w:color="auto"/>
                </w:tcBorders>
              </w:tcPr>
            </w:tcPrChange>
          </w:tcPr>
          <w:p w14:paraId="00E7D599" w14:textId="4B4A7DDF" w:rsidR="00681177" w:rsidRPr="00B8273C" w:rsidRDefault="00B8273C" w:rsidP="00B8273C">
            <w:pPr>
              <w:rPr>
                <w:rFonts w:ascii="Times New Roman" w:hAnsi="Times New Roman" w:cs="Times New Roman"/>
                <w:sz w:val="24"/>
                <w:szCs w:val="24"/>
              </w:rPr>
            </w:pPr>
            <w:r w:rsidRPr="00B8273C">
              <w:rPr>
                <w:rFonts w:ascii="Times New Roman" w:hAnsi="Times New Roman" w:cs="Times New Roman"/>
                <w:sz w:val="24"/>
                <w:szCs w:val="24"/>
              </w:rPr>
              <w:t>Choose an amount that the system currently has and which is not greater than the account balance</w:t>
            </w:r>
          </w:p>
        </w:tc>
        <w:tc>
          <w:tcPr>
            <w:tcW w:w="2475" w:type="dxa"/>
            <w:tcPrChange w:id="49" w:author="Prajakta Pasalkar" w:date="2024-04-08T13:12:00Z" w16du:dateUtc="2024-04-08T07:42:00Z">
              <w:tcPr>
                <w:tcW w:w="2515" w:type="dxa"/>
              </w:tcPr>
            </w:tcPrChange>
          </w:tcPr>
          <w:p w14:paraId="58FA008F" w14:textId="25B6A067" w:rsidR="00681177" w:rsidRPr="0068331C" w:rsidRDefault="0068331C" w:rsidP="0068331C">
            <w:pPr>
              <w:rPr>
                <w:rFonts w:ascii="Times New Roman" w:hAnsi="Times New Roman" w:cs="Times New Roman"/>
                <w:sz w:val="24"/>
                <w:szCs w:val="24"/>
              </w:rPr>
            </w:pPr>
            <w:r>
              <w:rPr>
                <w:rFonts w:ascii="Times New Roman" w:hAnsi="Times New Roman" w:cs="Times New Roman"/>
                <w:sz w:val="24"/>
                <w:szCs w:val="24"/>
              </w:rPr>
              <w:t>The system</w:t>
            </w:r>
            <w:r w:rsidRPr="0068331C">
              <w:rPr>
                <w:rFonts w:ascii="Times New Roman" w:hAnsi="Times New Roman" w:cs="Times New Roman"/>
                <w:sz w:val="24"/>
                <w:szCs w:val="24"/>
              </w:rPr>
              <w:t xml:space="preserve"> </w:t>
            </w:r>
            <w:r>
              <w:rPr>
                <w:rFonts w:ascii="Times New Roman" w:hAnsi="Times New Roman" w:cs="Times New Roman"/>
                <w:sz w:val="24"/>
                <w:szCs w:val="24"/>
              </w:rPr>
              <w:t>updates</w:t>
            </w:r>
            <w:r w:rsidRPr="0068331C">
              <w:rPr>
                <w:rFonts w:ascii="Times New Roman" w:hAnsi="Times New Roman" w:cs="Times New Roman"/>
                <w:sz w:val="24"/>
                <w:szCs w:val="24"/>
              </w:rPr>
              <w:t xml:space="preserve"> this amount of cash</w:t>
            </w:r>
          </w:p>
        </w:tc>
        <w:tc>
          <w:tcPr>
            <w:tcW w:w="2133" w:type="dxa"/>
            <w:tcPrChange w:id="50" w:author="Prajakta Pasalkar" w:date="2024-04-08T13:12:00Z" w16du:dateUtc="2024-04-08T07:42:00Z">
              <w:tcPr>
                <w:tcW w:w="2241" w:type="dxa"/>
              </w:tcPr>
            </w:tcPrChange>
          </w:tcPr>
          <w:p w14:paraId="09F44DB6" w14:textId="77777777" w:rsidR="00681177" w:rsidRDefault="00681177"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1329" w:type="dxa"/>
            <w:tcPrChange w:id="51" w:author="Prajakta Pasalkar" w:date="2024-04-08T13:12:00Z" w16du:dateUtc="2024-04-08T07:42:00Z">
              <w:tcPr>
                <w:tcW w:w="1224" w:type="dxa"/>
              </w:tcPr>
            </w:tcPrChange>
          </w:tcPr>
          <w:p w14:paraId="7C56034C" w14:textId="19A9ADE6" w:rsidR="00681177"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Withdrawal</w:t>
            </w:r>
          </w:p>
        </w:tc>
      </w:tr>
      <w:tr w:rsidR="0068331C" w14:paraId="2A2ED3D6" w14:textId="77777777" w:rsidTr="005C3440">
        <w:trPr>
          <w:trHeight w:val="1117"/>
          <w:trPrChange w:id="52" w:author="Prajakta Pasalkar" w:date="2024-04-08T13:12:00Z" w16du:dateUtc="2024-04-08T07:42:00Z">
            <w:trPr>
              <w:trHeight w:val="1117"/>
            </w:trPr>
          </w:trPrChange>
        </w:trPr>
        <w:tc>
          <w:tcPr>
            <w:tcW w:w="506" w:type="dxa"/>
            <w:tcPrChange w:id="53" w:author="Prajakta Pasalkar" w:date="2024-04-08T13:12:00Z" w16du:dateUtc="2024-04-08T07:42:00Z">
              <w:tcPr>
                <w:tcW w:w="479" w:type="dxa"/>
              </w:tcPr>
            </w:tcPrChange>
          </w:tcPr>
          <w:p w14:paraId="70287BE8" w14:textId="77777777" w:rsidR="00681177" w:rsidRDefault="00681177" w:rsidP="00B54F0B">
            <w:pPr>
              <w:spacing w:line="276" w:lineRule="auto"/>
              <w:rPr>
                <w:rFonts w:ascii="Times New Roman" w:hAnsi="Times New Roman" w:cs="Times New Roman"/>
                <w:b/>
                <w:bCs/>
                <w:color w:val="000000"/>
                <w:spacing w:val="-2"/>
                <w:sz w:val="24"/>
                <w:szCs w:val="24"/>
                <w:shd w:val="clear" w:color="auto" w:fill="FFFFFF"/>
              </w:rPr>
            </w:pPr>
          </w:p>
          <w:p w14:paraId="5C2675A8" w14:textId="7A0D8F18" w:rsidR="00681177" w:rsidRDefault="0068331C" w:rsidP="00B54F0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5</w:t>
            </w:r>
          </w:p>
        </w:tc>
        <w:tc>
          <w:tcPr>
            <w:tcW w:w="1349" w:type="dxa"/>
            <w:tcPrChange w:id="54" w:author="Prajakta Pasalkar" w:date="2024-04-08T13:12:00Z" w16du:dateUtc="2024-04-08T07:42:00Z">
              <w:tcPr>
                <w:tcW w:w="1301" w:type="dxa"/>
              </w:tcPr>
            </w:tcPrChange>
          </w:tcPr>
          <w:p w14:paraId="4A7C89F8" w14:textId="14102EC1" w:rsidR="00681177"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Balance Inquiry</w:t>
            </w:r>
          </w:p>
        </w:tc>
        <w:tc>
          <w:tcPr>
            <w:tcW w:w="1712" w:type="dxa"/>
            <w:tcBorders>
              <w:top w:val="single" w:sz="4" w:space="0" w:color="auto"/>
            </w:tcBorders>
            <w:tcPrChange w:id="55" w:author="Prajakta Pasalkar" w:date="2024-04-08T13:12:00Z" w16du:dateUtc="2024-04-08T07:42:00Z">
              <w:tcPr>
                <w:tcW w:w="1744" w:type="dxa"/>
                <w:tcBorders>
                  <w:top w:val="single" w:sz="4" w:space="0" w:color="auto"/>
                </w:tcBorders>
              </w:tcPr>
            </w:tcPrChange>
          </w:tcPr>
          <w:p w14:paraId="26C5C410" w14:textId="2892010A" w:rsidR="00681177"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Choose Balance Inquiry Option</w:t>
            </w:r>
          </w:p>
        </w:tc>
        <w:tc>
          <w:tcPr>
            <w:tcW w:w="2475" w:type="dxa"/>
            <w:tcPrChange w:id="56" w:author="Prajakta Pasalkar" w:date="2024-04-08T13:12:00Z" w16du:dateUtc="2024-04-08T07:42:00Z">
              <w:tcPr>
                <w:tcW w:w="2515" w:type="dxa"/>
              </w:tcPr>
            </w:tcPrChange>
          </w:tcPr>
          <w:p w14:paraId="0BFF72E8" w14:textId="54C48622" w:rsidR="00681177"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System prints correct receipt with correct balance</w:t>
            </w:r>
          </w:p>
        </w:tc>
        <w:tc>
          <w:tcPr>
            <w:tcW w:w="2133" w:type="dxa"/>
            <w:tcPrChange w:id="57" w:author="Prajakta Pasalkar" w:date="2024-04-08T13:12:00Z" w16du:dateUtc="2024-04-08T07:42:00Z">
              <w:tcPr>
                <w:tcW w:w="2241" w:type="dxa"/>
              </w:tcPr>
            </w:tcPrChange>
          </w:tcPr>
          <w:p w14:paraId="61E7E0A2" w14:textId="464A63BF" w:rsidR="00681177" w:rsidRDefault="0068331C" w:rsidP="00B54F0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1329" w:type="dxa"/>
            <w:tcPrChange w:id="58" w:author="Prajakta Pasalkar" w:date="2024-04-08T13:12:00Z" w16du:dateUtc="2024-04-08T07:42:00Z">
              <w:tcPr>
                <w:tcW w:w="1224" w:type="dxa"/>
              </w:tcPr>
            </w:tcPrChange>
          </w:tcPr>
          <w:p w14:paraId="17A18317" w14:textId="0EB4B9BD" w:rsidR="00681177" w:rsidRDefault="0068331C" w:rsidP="00B54F0B">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Inquiry</w:t>
            </w:r>
          </w:p>
        </w:tc>
      </w:tr>
      <w:tr w:rsidR="0068331C" w14:paraId="4757C545" w14:textId="77777777" w:rsidTr="005C3440">
        <w:trPr>
          <w:trHeight w:val="991"/>
          <w:trPrChange w:id="59" w:author="Prajakta Pasalkar" w:date="2024-04-08T13:12:00Z" w16du:dateUtc="2024-04-08T07:42:00Z">
            <w:trPr>
              <w:trHeight w:val="991"/>
            </w:trPr>
          </w:trPrChange>
        </w:trPr>
        <w:tc>
          <w:tcPr>
            <w:tcW w:w="506" w:type="dxa"/>
            <w:tcPrChange w:id="60" w:author="Prajakta Pasalkar" w:date="2024-04-08T13:12:00Z" w16du:dateUtc="2024-04-08T07:42:00Z">
              <w:tcPr>
                <w:tcW w:w="479" w:type="dxa"/>
              </w:tcPr>
            </w:tcPrChange>
          </w:tcPr>
          <w:p w14:paraId="61818159" w14:textId="375B7ADD" w:rsidR="00681177" w:rsidRDefault="005C3440" w:rsidP="00B54F0B">
            <w:pPr>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6</w:t>
            </w:r>
          </w:p>
        </w:tc>
        <w:tc>
          <w:tcPr>
            <w:tcW w:w="1349" w:type="dxa"/>
            <w:tcPrChange w:id="61" w:author="Prajakta Pasalkar" w:date="2024-04-08T13:12:00Z" w16du:dateUtc="2024-04-08T07:42:00Z">
              <w:tcPr>
                <w:tcW w:w="1301" w:type="dxa"/>
              </w:tcPr>
            </w:tcPrChange>
          </w:tcPr>
          <w:p w14:paraId="404C0D8C" w14:textId="49A7CC17" w:rsidR="00681177" w:rsidRDefault="00681177" w:rsidP="00B54F0B">
            <w:pPr>
              <w:rPr>
                <w:rFonts w:ascii="Times New Roman" w:hAnsi="Times New Roman" w:cs="Times New Roman"/>
                <w:color w:val="000000"/>
                <w:spacing w:val="-2"/>
                <w:sz w:val="24"/>
                <w:szCs w:val="24"/>
                <w:shd w:val="clear" w:color="auto" w:fill="FFFFFF"/>
              </w:rPr>
            </w:pPr>
            <w:del w:id="62"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Payment process</w:delText>
              </w:r>
            </w:del>
            <w:ins w:id="63" w:author="Prajakta Pasalkar" w:date="2024-04-08T13:11:00Z" w16du:dateUtc="2024-04-08T07:41:00Z">
              <w:r w:rsidR="005C3440">
                <w:rPr>
                  <w:rFonts w:ascii="Times New Roman" w:hAnsi="Times New Roman" w:cs="Times New Roman"/>
                  <w:color w:val="000000"/>
                  <w:spacing w:val="-2"/>
                  <w:sz w:val="24"/>
                  <w:szCs w:val="24"/>
                  <w:shd w:val="clear" w:color="auto" w:fill="FFFFFF"/>
                </w:rPr>
                <w:t>Exit</w:t>
              </w:r>
            </w:ins>
          </w:p>
        </w:tc>
        <w:tc>
          <w:tcPr>
            <w:tcW w:w="1712" w:type="dxa"/>
            <w:tcPrChange w:id="64" w:author="Prajakta Pasalkar" w:date="2024-04-08T13:12:00Z" w16du:dateUtc="2024-04-08T07:42:00Z">
              <w:tcPr>
                <w:tcW w:w="1744" w:type="dxa"/>
              </w:tcPr>
            </w:tcPrChange>
          </w:tcPr>
          <w:p w14:paraId="40B08203" w14:textId="1AE8CB8B" w:rsidR="00681177" w:rsidRDefault="00681177" w:rsidP="00B54F0B">
            <w:pPr>
              <w:rPr>
                <w:rFonts w:ascii="Times New Roman" w:hAnsi="Times New Roman" w:cs="Times New Roman"/>
                <w:color w:val="000000"/>
                <w:spacing w:val="-2"/>
                <w:sz w:val="24"/>
                <w:szCs w:val="24"/>
                <w:shd w:val="clear" w:color="auto" w:fill="FFFFFF"/>
              </w:rPr>
            </w:pPr>
            <w:del w:id="65"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Make a payment for an order.</w:delText>
              </w:r>
            </w:del>
            <w:ins w:id="66" w:author="Prajakta Pasalkar" w:date="2024-04-08T13:11:00Z" w16du:dateUtc="2024-04-08T07:41:00Z">
              <w:r w:rsidR="005C3440">
                <w:rPr>
                  <w:rFonts w:ascii="Times New Roman" w:hAnsi="Times New Roman" w:cs="Times New Roman"/>
                  <w:color w:val="000000"/>
                  <w:spacing w:val="-2"/>
                  <w:sz w:val="24"/>
                  <w:szCs w:val="24"/>
                  <w:shd w:val="clear" w:color="auto" w:fill="FFFFFF"/>
                </w:rPr>
                <w:t>Choose Exit Option</w:t>
              </w:r>
            </w:ins>
          </w:p>
        </w:tc>
        <w:tc>
          <w:tcPr>
            <w:tcW w:w="2475" w:type="dxa"/>
            <w:tcPrChange w:id="67" w:author="Prajakta Pasalkar" w:date="2024-04-08T13:12:00Z" w16du:dateUtc="2024-04-08T07:42:00Z">
              <w:tcPr>
                <w:tcW w:w="2515" w:type="dxa"/>
              </w:tcPr>
            </w:tcPrChange>
          </w:tcPr>
          <w:p w14:paraId="4E7871E0" w14:textId="666C0B1C" w:rsidR="00681177" w:rsidRDefault="00681177" w:rsidP="00B54F0B">
            <w:pPr>
              <w:rPr>
                <w:rFonts w:ascii="Times New Roman" w:hAnsi="Times New Roman" w:cs="Times New Roman"/>
                <w:color w:val="000000"/>
                <w:spacing w:val="-2"/>
                <w:sz w:val="24"/>
                <w:szCs w:val="24"/>
                <w:shd w:val="clear" w:color="auto" w:fill="FFFFFF"/>
              </w:rPr>
            </w:pPr>
            <w:del w:id="68" w:author="Prajakta Pasalkar" w:date="2024-04-08T13:11:00Z" w16du:dateUtc="2024-04-08T07:41:00Z">
              <w:r w:rsidRPr="0022281C" w:rsidDel="005C3440">
                <w:rPr>
                  <w:rFonts w:ascii="Times New Roman" w:hAnsi="Times New Roman" w:cs="Times New Roman"/>
                  <w:color w:val="000000"/>
                  <w:spacing w:val="-2"/>
                  <w:sz w:val="24"/>
                  <w:szCs w:val="24"/>
                  <w:shd w:val="clear" w:color="auto" w:fill="FFFFFF"/>
                </w:rPr>
                <w:delText xml:space="preserve">The system should securely process the payment, and the user should receive a payment </w:delText>
              </w:r>
              <w:r w:rsidRPr="0022281C" w:rsidDel="005C3440">
                <w:rPr>
                  <w:rFonts w:ascii="Times New Roman" w:hAnsi="Times New Roman" w:cs="Times New Roman"/>
                  <w:color w:val="000000"/>
                  <w:spacing w:val="-2"/>
                  <w:sz w:val="24"/>
                  <w:szCs w:val="24"/>
                  <w:shd w:val="clear" w:color="auto" w:fill="FFFFFF"/>
                </w:rPr>
                <w:lastRenderedPageBreak/>
                <w:delText>confirmation.</w:delText>
              </w:r>
            </w:del>
            <w:ins w:id="69" w:author="Prajakta Pasalkar" w:date="2024-04-08T13:11:00Z" w16du:dateUtc="2024-04-08T07:41:00Z">
              <w:r w:rsidR="005C3440">
                <w:rPr>
                  <w:rFonts w:ascii="Times New Roman" w:hAnsi="Times New Roman" w:cs="Times New Roman"/>
                  <w:color w:val="000000"/>
                  <w:spacing w:val="-2"/>
                  <w:sz w:val="24"/>
                  <w:szCs w:val="24"/>
                  <w:shd w:val="clear" w:color="auto" w:fill="FFFFFF"/>
                </w:rPr>
                <w:t>System has been closed</w:t>
              </w:r>
            </w:ins>
          </w:p>
        </w:tc>
        <w:tc>
          <w:tcPr>
            <w:tcW w:w="2133" w:type="dxa"/>
            <w:tcPrChange w:id="70" w:author="Prajakta Pasalkar" w:date="2024-04-08T13:12:00Z" w16du:dateUtc="2024-04-08T07:42:00Z">
              <w:tcPr>
                <w:tcW w:w="2241" w:type="dxa"/>
              </w:tcPr>
            </w:tcPrChange>
          </w:tcPr>
          <w:p w14:paraId="7DB56E78" w14:textId="77777777" w:rsidR="00681177" w:rsidRDefault="00681177" w:rsidP="00B54F0B">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lastRenderedPageBreak/>
              <w:t>Pass</w:t>
            </w:r>
          </w:p>
        </w:tc>
        <w:tc>
          <w:tcPr>
            <w:tcW w:w="1329" w:type="dxa"/>
            <w:tcPrChange w:id="71" w:author="Prajakta Pasalkar" w:date="2024-04-08T13:12:00Z" w16du:dateUtc="2024-04-08T07:42:00Z">
              <w:tcPr>
                <w:tcW w:w="1224" w:type="dxa"/>
              </w:tcPr>
            </w:tcPrChange>
          </w:tcPr>
          <w:p w14:paraId="345BF877" w14:textId="642F458C" w:rsidR="00681177" w:rsidRDefault="005C3440" w:rsidP="00B54F0B">
            <w:pPr>
              <w:rPr>
                <w:rFonts w:ascii="Times New Roman" w:hAnsi="Times New Roman" w:cs="Times New Roman"/>
                <w:color w:val="000000"/>
                <w:spacing w:val="-2"/>
                <w:sz w:val="24"/>
                <w:szCs w:val="24"/>
                <w:shd w:val="clear" w:color="auto" w:fill="FFFFFF"/>
              </w:rPr>
            </w:pPr>
            <w:ins w:id="72" w:author="Prajakta Pasalkar" w:date="2024-04-08T13:11:00Z" w16du:dateUtc="2024-04-08T07:41:00Z">
              <w:r>
                <w:rPr>
                  <w:rFonts w:ascii="Times New Roman" w:hAnsi="Times New Roman" w:cs="Times New Roman"/>
                  <w:color w:val="000000"/>
                  <w:spacing w:val="-2"/>
                  <w:sz w:val="24"/>
                  <w:szCs w:val="24"/>
                  <w:shd w:val="clear" w:color="auto" w:fill="FFFFFF"/>
                </w:rPr>
                <w:t>Exit</w:t>
              </w:r>
            </w:ins>
          </w:p>
        </w:tc>
      </w:tr>
      <w:tr w:rsidR="0068331C" w:rsidDel="005C3440" w14:paraId="1A6043C5" w14:textId="0606F91D" w:rsidTr="005C3440">
        <w:trPr>
          <w:trHeight w:val="383"/>
          <w:del w:id="73" w:author="Prajakta Pasalkar" w:date="2024-04-08T13:12:00Z"/>
          <w:trPrChange w:id="74" w:author="Prajakta Pasalkar" w:date="2024-04-08T13:12:00Z" w16du:dateUtc="2024-04-08T07:42:00Z">
            <w:trPr>
              <w:trHeight w:val="383"/>
            </w:trPr>
          </w:trPrChange>
        </w:trPr>
        <w:tc>
          <w:tcPr>
            <w:tcW w:w="506" w:type="dxa"/>
            <w:tcPrChange w:id="75" w:author="Prajakta Pasalkar" w:date="2024-04-08T13:12:00Z" w16du:dateUtc="2024-04-08T07:42:00Z">
              <w:tcPr>
                <w:tcW w:w="479" w:type="dxa"/>
              </w:tcPr>
            </w:tcPrChange>
          </w:tcPr>
          <w:p w14:paraId="0D37D251" w14:textId="70007486" w:rsidR="00681177" w:rsidDel="005C3440" w:rsidRDefault="00681177" w:rsidP="00B54F0B">
            <w:pPr>
              <w:rPr>
                <w:del w:id="76" w:author="Prajakta Pasalkar" w:date="2024-04-08T13:12:00Z" w16du:dateUtc="2024-04-08T07:42:00Z"/>
                <w:rFonts w:ascii="Times New Roman" w:hAnsi="Times New Roman" w:cs="Times New Roman"/>
                <w:b/>
                <w:bCs/>
                <w:color w:val="000000"/>
                <w:spacing w:val="-2"/>
                <w:sz w:val="24"/>
                <w:szCs w:val="24"/>
                <w:shd w:val="clear" w:color="auto" w:fill="FFFFFF"/>
              </w:rPr>
            </w:pPr>
            <w:del w:id="77" w:author="Prajakta Pasalkar" w:date="2024-04-08T13:11:00Z" w16du:dateUtc="2024-04-08T07:41:00Z">
              <w:r w:rsidDel="005C3440">
                <w:rPr>
                  <w:rFonts w:ascii="Times New Roman" w:hAnsi="Times New Roman" w:cs="Times New Roman"/>
                  <w:b/>
                  <w:bCs/>
                  <w:color w:val="000000"/>
                  <w:spacing w:val="-2"/>
                  <w:sz w:val="24"/>
                  <w:szCs w:val="24"/>
                  <w:shd w:val="clear" w:color="auto" w:fill="FFFFFF"/>
                </w:rPr>
                <w:delText>5</w:delText>
              </w:r>
            </w:del>
          </w:p>
        </w:tc>
        <w:tc>
          <w:tcPr>
            <w:tcW w:w="1349" w:type="dxa"/>
            <w:tcPrChange w:id="78" w:author="Prajakta Pasalkar" w:date="2024-04-08T13:12:00Z" w16du:dateUtc="2024-04-08T07:42:00Z">
              <w:tcPr>
                <w:tcW w:w="1301" w:type="dxa"/>
              </w:tcPr>
            </w:tcPrChange>
          </w:tcPr>
          <w:p w14:paraId="318C36A2" w14:textId="5C833C7A" w:rsidR="00681177" w:rsidDel="005C3440" w:rsidRDefault="00681177" w:rsidP="00B54F0B">
            <w:pPr>
              <w:rPr>
                <w:del w:id="79" w:author="Prajakta Pasalkar" w:date="2024-04-08T13:12:00Z" w16du:dateUtc="2024-04-08T07:42:00Z"/>
                <w:rFonts w:ascii="Times New Roman" w:hAnsi="Times New Roman" w:cs="Times New Roman"/>
                <w:color w:val="000000"/>
                <w:spacing w:val="-2"/>
                <w:sz w:val="24"/>
                <w:szCs w:val="24"/>
                <w:shd w:val="clear" w:color="auto" w:fill="FFFFFF"/>
              </w:rPr>
            </w:pPr>
            <w:del w:id="80"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Logout</w:delText>
              </w:r>
            </w:del>
          </w:p>
        </w:tc>
        <w:tc>
          <w:tcPr>
            <w:tcW w:w="1712" w:type="dxa"/>
            <w:tcPrChange w:id="81" w:author="Prajakta Pasalkar" w:date="2024-04-08T13:12:00Z" w16du:dateUtc="2024-04-08T07:42:00Z">
              <w:tcPr>
                <w:tcW w:w="1744" w:type="dxa"/>
              </w:tcPr>
            </w:tcPrChange>
          </w:tcPr>
          <w:p w14:paraId="6B18AA15" w14:textId="31B401A4" w:rsidR="00681177" w:rsidDel="005C3440" w:rsidRDefault="00681177" w:rsidP="00B54F0B">
            <w:pPr>
              <w:rPr>
                <w:del w:id="82" w:author="Prajakta Pasalkar" w:date="2024-04-08T13:12:00Z" w16du:dateUtc="2024-04-08T07:42:00Z"/>
                <w:rFonts w:ascii="Times New Roman" w:hAnsi="Times New Roman" w:cs="Times New Roman"/>
                <w:color w:val="000000"/>
                <w:spacing w:val="-2"/>
                <w:sz w:val="24"/>
                <w:szCs w:val="24"/>
                <w:shd w:val="clear" w:color="auto" w:fill="FFFFFF"/>
              </w:rPr>
            </w:pPr>
            <w:del w:id="83"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Click logout button</w:delText>
              </w:r>
            </w:del>
          </w:p>
        </w:tc>
        <w:tc>
          <w:tcPr>
            <w:tcW w:w="2475" w:type="dxa"/>
            <w:tcPrChange w:id="84" w:author="Prajakta Pasalkar" w:date="2024-04-08T13:12:00Z" w16du:dateUtc="2024-04-08T07:42:00Z">
              <w:tcPr>
                <w:tcW w:w="2515" w:type="dxa"/>
              </w:tcPr>
            </w:tcPrChange>
          </w:tcPr>
          <w:p w14:paraId="2C41E18A" w14:textId="61AFCAF1" w:rsidR="00681177" w:rsidDel="005C3440" w:rsidRDefault="00681177" w:rsidP="00B54F0B">
            <w:pPr>
              <w:rPr>
                <w:del w:id="85" w:author="Prajakta Pasalkar" w:date="2024-04-08T13:12:00Z" w16du:dateUtc="2024-04-08T07:42:00Z"/>
                <w:rFonts w:ascii="Times New Roman" w:hAnsi="Times New Roman" w:cs="Times New Roman"/>
                <w:color w:val="000000"/>
                <w:spacing w:val="-2"/>
                <w:sz w:val="24"/>
                <w:szCs w:val="24"/>
                <w:shd w:val="clear" w:color="auto" w:fill="FFFFFF"/>
              </w:rPr>
            </w:pPr>
            <w:del w:id="86"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Goes to index page</w:delText>
              </w:r>
            </w:del>
          </w:p>
        </w:tc>
        <w:tc>
          <w:tcPr>
            <w:tcW w:w="2133" w:type="dxa"/>
            <w:tcPrChange w:id="87" w:author="Prajakta Pasalkar" w:date="2024-04-08T13:12:00Z" w16du:dateUtc="2024-04-08T07:42:00Z">
              <w:tcPr>
                <w:tcW w:w="2241" w:type="dxa"/>
              </w:tcPr>
            </w:tcPrChange>
          </w:tcPr>
          <w:p w14:paraId="767632FC" w14:textId="30095BA4" w:rsidR="00681177" w:rsidDel="005C3440" w:rsidRDefault="00681177" w:rsidP="00B54F0B">
            <w:pPr>
              <w:rPr>
                <w:del w:id="88" w:author="Prajakta Pasalkar" w:date="2024-04-08T13:12:00Z" w16du:dateUtc="2024-04-08T07:42:00Z"/>
                <w:rFonts w:ascii="Times New Roman" w:hAnsi="Times New Roman" w:cs="Times New Roman"/>
                <w:color w:val="000000"/>
                <w:spacing w:val="-2"/>
                <w:sz w:val="24"/>
                <w:szCs w:val="24"/>
                <w:shd w:val="clear" w:color="auto" w:fill="FFFFFF"/>
              </w:rPr>
            </w:pPr>
            <w:del w:id="89"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Pass</w:delText>
              </w:r>
            </w:del>
          </w:p>
        </w:tc>
        <w:tc>
          <w:tcPr>
            <w:tcW w:w="1329" w:type="dxa"/>
            <w:tcPrChange w:id="90" w:author="Prajakta Pasalkar" w:date="2024-04-08T13:12:00Z" w16du:dateUtc="2024-04-08T07:42:00Z">
              <w:tcPr>
                <w:tcW w:w="1224" w:type="dxa"/>
              </w:tcPr>
            </w:tcPrChange>
          </w:tcPr>
          <w:p w14:paraId="2F8EF52B" w14:textId="720D5F1E" w:rsidR="00681177" w:rsidDel="005C3440" w:rsidRDefault="00681177" w:rsidP="00B54F0B">
            <w:pPr>
              <w:rPr>
                <w:del w:id="91" w:author="Prajakta Pasalkar" w:date="2024-04-08T13:12:00Z" w16du:dateUtc="2024-04-08T07:42:00Z"/>
                <w:rFonts w:ascii="Times New Roman" w:hAnsi="Times New Roman" w:cs="Times New Roman"/>
                <w:color w:val="000000"/>
                <w:spacing w:val="-2"/>
                <w:sz w:val="24"/>
                <w:szCs w:val="24"/>
                <w:shd w:val="clear" w:color="auto" w:fill="FFFFFF"/>
              </w:rPr>
            </w:pPr>
            <w:del w:id="92" w:author="Prajakta Pasalkar" w:date="2024-04-08T13:11:00Z" w16du:dateUtc="2024-04-08T07:41:00Z">
              <w:r w:rsidDel="005C3440">
                <w:rPr>
                  <w:rFonts w:ascii="Times New Roman" w:hAnsi="Times New Roman" w:cs="Times New Roman"/>
                  <w:color w:val="000000"/>
                  <w:spacing w:val="-2"/>
                  <w:sz w:val="24"/>
                  <w:szCs w:val="24"/>
                  <w:shd w:val="clear" w:color="auto" w:fill="FFFFFF"/>
                </w:rPr>
                <w:delText>Logout</w:delText>
              </w:r>
            </w:del>
          </w:p>
        </w:tc>
      </w:tr>
    </w:tbl>
    <w:p w14:paraId="115F910E" w14:textId="77777777" w:rsidR="00681177" w:rsidRPr="00182CBB" w:rsidRDefault="00681177" w:rsidP="00182CBB">
      <w:pPr>
        <w:rPr>
          <w:rFonts w:ascii="Times New Roman" w:hAnsi="Times New Roman" w:cs="Times New Roman"/>
          <w:b/>
          <w:bCs/>
          <w:color w:val="000000"/>
          <w:spacing w:val="-2"/>
          <w:sz w:val="32"/>
          <w:szCs w:val="32"/>
          <w:shd w:val="clear" w:color="auto" w:fill="FFFFFF"/>
        </w:rPr>
      </w:pPr>
    </w:p>
    <w:p w14:paraId="32501AC4" w14:textId="77777777" w:rsidR="00182CBB" w:rsidDel="005C3440" w:rsidRDefault="00182CBB">
      <w:pPr>
        <w:rPr>
          <w:del w:id="93" w:author="Prajakta Pasalkar" w:date="2024-04-08T13:12:00Z" w16du:dateUtc="2024-04-08T07:42:00Z"/>
        </w:rPr>
      </w:pPr>
    </w:p>
    <w:p w14:paraId="4DB70B2E" w14:textId="77777777" w:rsidR="00182CBB" w:rsidDel="005C3440" w:rsidRDefault="00182CBB">
      <w:pPr>
        <w:rPr>
          <w:del w:id="94" w:author="Prajakta Pasalkar" w:date="2024-04-08T13:12:00Z" w16du:dateUtc="2024-04-08T07:42:00Z"/>
        </w:rPr>
      </w:pPr>
    </w:p>
    <w:p w14:paraId="3B72A63E" w14:textId="77777777" w:rsidR="00182CBB" w:rsidDel="005C3440" w:rsidRDefault="00182CBB">
      <w:pPr>
        <w:rPr>
          <w:del w:id="95" w:author="Prajakta Pasalkar" w:date="2024-04-08T13:12:00Z" w16du:dateUtc="2024-04-08T07:42:00Z"/>
        </w:rPr>
      </w:pPr>
    </w:p>
    <w:p w14:paraId="64A91E22" w14:textId="77777777" w:rsidR="00182CBB" w:rsidDel="005C3440" w:rsidRDefault="00182CBB">
      <w:pPr>
        <w:rPr>
          <w:del w:id="96" w:author="Prajakta Pasalkar" w:date="2024-04-08T13:12:00Z" w16du:dateUtc="2024-04-08T07:42:00Z"/>
        </w:rPr>
      </w:pPr>
    </w:p>
    <w:p w14:paraId="64B51075" w14:textId="77777777" w:rsidR="00182CBB" w:rsidDel="005C3440" w:rsidRDefault="00182CBB">
      <w:pPr>
        <w:rPr>
          <w:del w:id="97" w:author="Prajakta Pasalkar" w:date="2024-04-08T13:12:00Z" w16du:dateUtc="2024-04-08T07:42:00Z"/>
        </w:rPr>
      </w:pPr>
    </w:p>
    <w:p w14:paraId="283E7968" w14:textId="77777777" w:rsidR="00182CBB" w:rsidDel="005C3440" w:rsidRDefault="00182CBB">
      <w:pPr>
        <w:rPr>
          <w:del w:id="98" w:author="Prajakta Pasalkar" w:date="2024-04-08T13:12:00Z" w16du:dateUtc="2024-04-08T07:42:00Z"/>
        </w:rPr>
      </w:pPr>
    </w:p>
    <w:p w14:paraId="2B6C23E9" w14:textId="77777777" w:rsidR="00182CBB" w:rsidRDefault="00182CBB"/>
    <w:p w14:paraId="1B89EA28" w14:textId="77777777" w:rsidR="00182CBB" w:rsidDel="005C3440" w:rsidRDefault="00182CBB">
      <w:pPr>
        <w:rPr>
          <w:del w:id="99" w:author="Prajakta Pasalkar" w:date="2024-04-08T13:12:00Z" w16du:dateUtc="2024-04-08T07:42:00Z"/>
        </w:rPr>
      </w:pPr>
    </w:p>
    <w:p w14:paraId="3E1504FC" w14:textId="77777777" w:rsidR="00182CBB" w:rsidDel="005C3440" w:rsidRDefault="00182CBB">
      <w:pPr>
        <w:rPr>
          <w:del w:id="100" w:author="Prajakta Pasalkar" w:date="2024-04-08T13:12:00Z" w16du:dateUtc="2024-04-08T07:42:00Z"/>
        </w:rPr>
      </w:pPr>
    </w:p>
    <w:p w14:paraId="3F0A0B96" w14:textId="77777777" w:rsidR="00182CBB" w:rsidDel="005C3440" w:rsidRDefault="00182CBB">
      <w:pPr>
        <w:rPr>
          <w:del w:id="101" w:author="Prajakta Pasalkar" w:date="2024-04-08T13:12:00Z" w16du:dateUtc="2024-04-08T07:42:00Z"/>
        </w:rPr>
      </w:pPr>
    </w:p>
    <w:p w14:paraId="505AD8BA" w14:textId="77777777" w:rsidR="00182CBB" w:rsidDel="005C3440" w:rsidRDefault="00182CBB">
      <w:pPr>
        <w:rPr>
          <w:del w:id="102" w:author="Prajakta Pasalkar" w:date="2024-04-08T13:12:00Z" w16du:dateUtc="2024-04-08T07:42:00Z"/>
        </w:rPr>
      </w:pPr>
    </w:p>
    <w:p w14:paraId="565FCCD9" w14:textId="77777777" w:rsidR="00182CBB" w:rsidDel="005C3440" w:rsidRDefault="00182CBB">
      <w:pPr>
        <w:rPr>
          <w:del w:id="103" w:author="Prajakta Pasalkar" w:date="2024-04-08T13:12:00Z" w16du:dateUtc="2024-04-08T07:42:00Z"/>
        </w:rPr>
      </w:pPr>
    </w:p>
    <w:p w14:paraId="77A2108C" w14:textId="77777777" w:rsidR="00182CBB" w:rsidDel="005C3440" w:rsidRDefault="00182CBB">
      <w:pPr>
        <w:rPr>
          <w:del w:id="104" w:author="Prajakta Pasalkar" w:date="2024-04-08T13:12:00Z" w16du:dateUtc="2024-04-08T07:42:00Z"/>
        </w:rPr>
      </w:pPr>
    </w:p>
    <w:p w14:paraId="041A0930" w14:textId="77777777" w:rsidR="00182CBB" w:rsidDel="005C3440" w:rsidRDefault="00182CBB">
      <w:pPr>
        <w:rPr>
          <w:del w:id="105" w:author="Prajakta Pasalkar" w:date="2024-04-08T13:12:00Z" w16du:dateUtc="2024-04-08T07:42:00Z"/>
        </w:rPr>
      </w:pPr>
    </w:p>
    <w:p w14:paraId="0B43FF9C" w14:textId="77777777" w:rsidR="00182CBB" w:rsidDel="005C3440" w:rsidRDefault="00182CBB">
      <w:pPr>
        <w:rPr>
          <w:del w:id="106" w:author="Prajakta Pasalkar" w:date="2024-04-08T13:12:00Z" w16du:dateUtc="2024-04-08T07:42:00Z"/>
        </w:rPr>
      </w:pPr>
    </w:p>
    <w:p w14:paraId="1E02C788" w14:textId="77777777" w:rsidR="00182CBB" w:rsidDel="005C3440" w:rsidRDefault="00182CBB">
      <w:pPr>
        <w:rPr>
          <w:del w:id="107" w:author="Prajakta Pasalkar" w:date="2024-04-08T13:12:00Z" w16du:dateUtc="2024-04-08T07:42:00Z"/>
        </w:rPr>
      </w:pPr>
    </w:p>
    <w:p w14:paraId="782F9125" w14:textId="77777777" w:rsidR="00182CBB" w:rsidDel="005C3440" w:rsidRDefault="00182CBB">
      <w:pPr>
        <w:rPr>
          <w:del w:id="108" w:author="Prajakta Pasalkar" w:date="2024-04-08T13:12:00Z" w16du:dateUtc="2024-04-08T07:42:00Z"/>
        </w:rPr>
      </w:pPr>
    </w:p>
    <w:p w14:paraId="5C45DF8C" w14:textId="77777777" w:rsidR="00182CBB" w:rsidDel="005C3440" w:rsidRDefault="00182CBB">
      <w:pPr>
        <w:rPr>
          <w:del w:id="109" w:author="Prajakta Pasalkar" w:date="2024-04-08T13:12:00Z" w16du:dateUtc="2024-04-08T07:42:00Z"/>
        </w:rPr>
      </w:pPr>
    </w:p>
    <w:p w14:paraId="699EAF33" w14:textId="77777777" w:rsidR="00182CBB" w:rsidDel="005C3440" w:rsidRDefault="00182CBB">
      <w:pPr>
        <w:rPr>
          <w:del w:id="110" w:author="Prajakta Pasalkar" w:date="2024-04-08T13:12:00Z" w16du:dateUtc="2024-04-08T07:42:00Z"/>
        </w:rPr>
      </w:pPr>
    </w:p>
    <w:p w14:paraId="261BA602" w14:textId="77777777" w:rsidR="00182CBB" w:rsidDel="005C3440" w:rsidRDefault="00182CBB">
      <w:pPr>
        <w:rPr>
          <w:del w:id="111" w:author="Prajakta Pasalkar" w:date="2024-04-08T13:12:00Z" w16du:dateUtc="2024-04-08T07:42:00Z"/>
        </w:rPr>
      </w:pPr>
    </w:p>
    <w:p w14:paraId="0CA66BD7" w14:textId="77777777" w:rsidR="00182CBB" w:rsidDel="005C3440" w:rsidRDefault="00182CBB">
      <w:pPr>
        <w:rPr>
          <w:del w:id="112" w:author="Prajakta Pasalkar" w:date="2024-04-08T13:12:00Z" w16du:dateUtc="2024-04-08T07:42:00Z"/>
        </w:rPr>
      </w:pPr>
    </w:p>
    <w:p w14:paraId="484FAD29" w14:textId="77777777" w:rsidR="00182CBB" w:rsidDel="005C3440" w:rsidRDefault="00182CBB">
      <w:pPr>
        <w:rPr>
          <w:del w:id="113" w:author="Prajakta Pasalkar" w:date="2024-04-08T13:12:00Z" w16du:dateUtc="2024-04-08T07:42:00Z"/>
        </w:rPr>
      </w:pPr>
    </w:p>
    <w:p w14:paraId="6E3C2247" w14:textId="77777777" w:rsidR="00182CBB" w:rsidDel="005C3440" w:rsidRDefault="00182CBB">
      <w:pPr>
        <w:rPr>
          <w:del w:id="114" w:author="Prajakta Pasalkar" w:date="2024-04-08T13:12:00Z" w16du:dateUtc="2024-04-08T07:42:00Z"/>
        </w:rPr>
      </w:pPr>
    </w:p>
    <w:p w14:paraId="43B3C3BF" w14:textId="77777777" w:rsidR="00182CBB" w:rsidDel="005C3440" w:rsidRDefault="00182CBB">
      <w:pPr>
        <w:rPr>
          <w:del w:id="115" w:author="Prajakta Pasalkar" w:date="2024-04-08T13:12:00Z" w16du:dateUtc="2024-04-08T07:42:00Z"/>
        </w:rPr>
      </w:pPr>
    </w:p>
    <w:p w14:paraId="7FA756AD" w14:textId="77777777" w:rsidR="00182CBB" w:rsidDel="005C3440" w:rsidRDefault="00182CBB">
      <w:pPr>
        <w:rPr>
          <w:del w:id="116" w:author="Prajakta Pasalkar" w:date="2024-04-08T13:12:00Z" w16du:dateUtc="2024-04-08T07:42:00Z"/>
        </w:rPr>
      </w:pPr>
    </w:p>
    <w:p w14:paraId="2C6718E2" w14:textId="77777777" w:rsidR="00182CBB" w:rsidDel="005C3440" w:rsidRDefault="00182CBB">
      <w:pPr>
        <w:rPr>
          <w:del w:id="117" w:author="Prajakta Pasalkar" w:date="2024-04-08T13:12:00Z" w16du:dateUtc="2024-04-08T07:42:00Z"/>
        </w:rPr>
      </w:pPr>
    </w:p>
    <w:p w14:paraId="4C6D5D2E" w14:textId="77777777" w:rsidR="00182CBB" w:rsidDel="005C3440" w:rsidRDefault="00182CBB">
      <w:pPr>
        <w:rPr>
          <w:del w:id="118" w:author="Prajakta Pasalkar" w:date="2024-04-08T13:12:00Z" w16du:dateUtc="2024-04-08T07:42:00Z"/>
        </w:rPr>
      </w:pPr>
    </w:p>
    <w:p w14:paraId="00E0EB38" w14:textId="77777777" w:rsidR="00182CBB" w:rsidDel="005C3440" w:rsidRDefault="00182CBB">
      <w:pPr>
        <w:rPr>
          <w:del w:id="119" w:author="Prajakta Pasalkar" w:date="2024-04-08T13:12:00Z" w16du:dateUtc="2024-04-08T07:42:00Z"/>
        </w:rPr>
      </w:pPr>
    </w:p>
    <w:p w14:paraId="093A5D2E" w14:textId="77777777" w:rsidR="00182CBB" w:rsidDel="005C3440" w:rsidRDefault="00182CBB">
      <w:pPr>
        <w:rPr>
          <w:del w:id="120" w:author="Prajakta Pasalkar" w:date="2024-04-08T13:12:00Z" w16du:dateUtc="2024-04-08T07:42:00Z"/>
        </w:rPr>
      </w:pPr>
    </w:p>
    <w:p w14:paraId="151FF293" w14:textId="77777777" w:rsidR="00182CBB" w:rsidDel="005C3440" w:rsidRDefault="00182CBB">
      <w:pPr>
        <w:rPr>
          <w:del w:id="121" w:author="Prajakta Pasalkar" w:date="2024-04-08T13:12:00Z" w16du:dateUtc="2024-04-08T07:42:00Z"/>
        </w:rPr>
      </w:pPr>
    </w:p>
    <w:p w14:paraId="57B42295" w14:textId="0F7BF15A" w:rsidR="00182CBB" w:rsidRDefault="009E77AA">
      <w:pPr>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t>7) Conclusion</w:t>
      </w:r>
    </w:p>
    <w:p w14:paraId="40E293EC" w14:textId="77777777" w:rsidR="009E77AA" w:rsidRDefault="009E77AA">
      <w:pPr>
        <w:rPr>
          <w:rFonts w:ascii="Times New Roman" w:hAnsi="Times New Roman" w:cs="Times New Roman"/>
          <w:b/>
          <w:bCs/>
          <w:color w:val="000000"/>
          <w:spacing w:val="-2"/>
          <w:sz w:val="32"/>
          <w:szCs w:val="32"/>
          <w:shd w:val="clear" w:color="auto" w:fill="FFFFFF"/>
        </w:rPr>
      </w:pPr>
    </w:p>
    <w:p w14:paraId="553FA773" w14:textId="08E9E2D4" w:rsidR="009E77AA" w:rsidRDefault="009E77AA" w:rsidP="009E77AA">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w:t>
      </w:r>
    </w:p>
    <w:p w14:paraId="0607DC32" w14:textId="77777777" w:rsidR="009E77AA" w:rsidRDefault="009E77AA" w:rsidP="009E77AA">
      <w:pPr>
        <w:spacing w:after="0" w:line="360" w:lineRule="auto"/>
        <w:rPr>
          <w:rFonts w:ascii="Times New Roman" w:eastAsia="Times New Roman" w:hAnsi="Times New Roman" w:cs="Times New Roman"/>
          <w:sz w:val="24"/>
          <w:szCs w:val="24"/>
          <w:lang w:bidi="hi-IN"/>
        </w:rPr>
      </w:pPr>
    </w:p>
    <w:p w14:paraId="76970F7A" w14:textId="77777777" w:rsidR="009E77AA" w:rsidRDefault="009E77AA" w:rsidP="009E77AA">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customers can directly make and access their accounts. </w:t>
      </w:r>
    </w:p>
    <w:p w14:paraId="1C39A6B2" w14:textId="5F4AF5B1" w:rsidR="009E77AA" w:rsidRDefault="009E77AA" w:rsidP="009E77AA">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Thus, the ATM Management System it is developed and executed successfully. </w:t>
      </w:r>
    </w:p>
    <w:p w14:paraId="39B53196" w14:textId="77777777" w:rsidR="009E77AA" w:rsidRDefault="009E77AA" w:rsidP="009E77AA">
      <w:pPr>
        <w:spacing w:line="360" w:lineRule="auto"/>
      </w:pPr>
    </w:p>
    <w:p w14:paraId="58E2245D" w14:textId="77777777" w:rsidR="00542FC3" w:rsidRDefault="00542FC3" w:rsidP="009E77AA">
      <w:pPr>
        <w:spacing w:line="360" w:lineRule="auto"/>
      </w:pPr>
    </w:p>
    <w:p w14:paraId="0C5E80AF" w14:textId="77777777" w:rsidR="00542FC3" w:rsidRDefault="00542FC3" w:rsidP="009E77AA">
      <w:pPr>
        <w:spacing w:line="360" w:lineRule="auto"/>
      </w:pPr>
    </w:p>
    <w:p w14:paraId="3858B150" w14:textId="77777777" w:rsidR="00542FC3" w:rsidRDefault="00542FC3" w:rsidP="009E77AA">
      <w:pPr>
        <w:spacing w:line="360" w:lineRule="auto"/>
      </w:pPr>
    </w:p>
    <w:p w14:paraId="679745A0" w14:textId="77777777" w:rsidR="00542FC3" w:rsidRDefault="00542FC3" w:rsidP="009E77AA">
      <w:pPr>
        <w:spacing w:line="360" w:lineRule="auto"/>
      </w:pPr>
    </w:p>
    <w:p w14:paraId="72073672" w14:textId="77777777" w:rsidR="00542FC3" w:rsidRDefault="00542FC3" w:rsidP="009E77AA">
      <w:pPr>
        <w:spacing w:line="360" w:lineRule="auto"/>
      </w:pPr>
    </w:p>
    <w:p w14:paraId="0EC91C65" w14:textId="77777777" w:rsidR="00542FC3" w:rsidRDefault="00542FC3" w:rsidP="009E77AA">
      <w:pPr>
        <w:spacing w:line="360" w:lineRule="auto"/>
      </w:pPr>
    </w:p>
    <w:p w14:paraId="0D7EB4B4" w14:textId="77777777" w:rsidR="00542FC3" w:rsidRDefault="00542FC3" w:rsidP="009E77AA">
      <w:pPr>
        <w:spacing w:line="360" w:lineRule="auto"/>
      </w:pPr>
    </w:p>
    <w:p w14:paraId="30724C18" w14:textId="77777777" w:rsidR="00542FC3" w:rsidRDefault="00542FC3" w:rsidP="009E77AA">
      <w:pPr>
        <w:spacing w:line="360" w:lineRule="auto"/>
      </w:pPr>
    </w:p>
    <w:p w14:paraId="10D36773" w14:textId="2806D73C" w:rsidR="00542FC3" w:rsidRDefault="00542FC3" w:rsidP="00542FC3">
      <w:pPr>
        <w:spacing w:line="360" w:lineRule="auto"/>
        <w:jc w:val="both"/>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t>8) Future Scope</w:t>
      </w:r>
    </w:p>
    <w:p w14:paraId="52BC27FE" w14:textId="77777777" w:rsidR="00AF76C8" w:rsidRDefault="00AF76C8" w:rsidP="00AF76C8">
      <w:pPr>
        <w:spacing w:after="0" w:line="240" w:lineRule="auto"/>
        <w:jc w:val="center"/>
        <w:rPr>
          <w:rFonts w:ascii="Times New Roman" w:eastAsia="Times New Roman" w:hAnsi="Times New Roman" w:cs="Times New Roman"/>
          <w:b/>
          <w:bCs/>
          <w:sz w:val="28"/>
          <w:szCs w:val="28"/>
          <w:lang w:bidi="hi-IN"/>
        </w:rPr>
      </w:pPr>
    </w:p>
    <w:p w14:paraId="61EFA768" w14:textId="77777777" w:rsidR="00C73EDB" w:rsidRDefault="00AF76C8" w:rsidP="008B4058">
      <w:pPr>
        <w:spacing w:after="0" w:line="360" w:lineRule="auto"/>
        <w:ind w:firstLine="720"/>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“ATM Management System” is a big and ambitious project. </w:t>
      </w:r>
      <w:r w:rsidR="008B4058">
        <w:rPr>
          <w:rFonts w:ascii="Times New Roman" w:eastAsia="Times New Roman" w:hAnsi="Times New Roman" w:cs="Times New Roman"/>
          <w:sz w:val="24"/>
          <w:szCs w:val="24"/>
          <w:lang w:bidi="hi-IN"/>
        </w:rPr>
        <w:t>We</w:t>
      </w:r>
      <w:r>
        <w:rPr>
          <w:rFonts w:ascii="Times New Roman" w:eastAsia="Times New Roman" w:hAnsi="Times New Roman" w:cs="Times New Roman"/>
          <w:sz w:val="24"/>
          <w:szCs w:val="24"/>
          <w:lang w:bidi="hi-IN"/>
        </w:rPr>
        <w:t xml:space="preserve"> a</w:t>
      </w:r>
      <w:r w:rsidR="008B4058">
        <w:rPr>
          <w:rFonts w:ascii="Times New Roman" w:eastAsia="Times New Roman" w:hAnsi="Times New Roman" w:cs="Times New Roman"/>
          <w:sz w:val="24"/>
          <w:szCs w:val="24"/>
          <w:lang w:bidi="hi-IN"/>
        </w:rPr>
        <w:t xml:space="preserve">re </w:t>
      </w:r>
      <w:r>
        <w:rPr>
          <w:rFonts w:ascii="Times New Roman" w:eastAsia="Times New Roman" w:hAnsi="Times New Roman" w:cs="Times New Roman"/>
          <w:sz w:val="24"/>
          <w:szCs w:val="24"/>
          <w:lang w:bidi="hi-IN"/>
        </w:rPr>
        <w:t>thankful for being provided this great opportunity to work on it. As already mentioned, this project has gone through extensive research work. On the basis of the research work, we have successfully designed and implemented banking online System. To know what the future of online banking looks like, it’s probably worth looking at the present – online banking isn’t new. When you think of online banking, you probably think about a computer (either a desktop or laptop), a three or four step security process and then an interface that lets you view the balance of your various bank accounts and credit cards, whilst permitting you to transfer money and pay bills. And you’re not wrong either.</w:t>
      </w:r>
    </w:p>
    <w:p w14:paraId="6783CA87" w14:textId="77777777" w:rsidR="00C73EDB" w:rsidRDefault="00C73EDB" w:rsidP="00C73EDB">
      <w:pPr>
        <w:spacing w:after="0" w:line="360" w:lineRule="auto"/>
        <w:rPr>
          <w:rFonts w:ascii="Times New Roman" w:eastAsia="Times New Roman" w:hAnsi="Times New Roman" w:cs="Times New Roman"/>
          <w:sz w:val="24"/>
          <w:szCs w:val="24"/>
          <w:lang w:bidi="hi-IN"/>
        </w:rPr>
      </w:pPr>
    </w:p>
    <w:p w14:paraId="17572E4B" w14:textId="29D18FBB" w:rsidR="00AF76C8" w:rsidRDefault="00AF76C8" w:rsidP="00C73EDB">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The most valuable future looks are following below: </w:t>
      </w:r>
    </w:p>
    <w:p w14:paraId="06979FC2" w14:textId="77777777" w:rsidR="00AF76C8" w:rsidRDefault="00AF76C8" w:rsidP="00AF76C8">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01D884E9" w14:textId="77777777" w:rsidR="00AF76C8" w:rsidRDefault="00AF76C8" w:rsidP="00AF76C8">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More branches of the bank, maybe it will be international, that means more ATM machines outside. </w:t>
      </w:r>
    </w:p>
    <w:p w14:paraId="6A6F914B" w14:textId="77777777" w:rsidR="00AF76C8" w:rsidRDefault="00AF76C8" w:rsidP="00AF76C8">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Customer issues development based on their needs, so the help desk will be aware of their needs and easy to use. </w:t>
      </w:r>
    </w:p>
    <w:p w14:paraId="5525E25C" w14:textId="6ED29329" w:rsidR="00AF76C8" w:rsidRDefault="00AF76C8" w:rsidP="00AF76C8">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Developing a mobile App for banking system that help users to do the obtained his operations without go to the bank only he needs to sign in using his A/C NO. And password and then use your own PIN. </w:t>
      </w:r>
      <w:r w:rsidR="00C73EDB">
        <w:rPr>
          <w:rFonts w:ascii="Times New Roman" w:eastAsia="Times New Roman" w:hAnsi="Times New Roman" w:cs="Times New Roman"/>
          <w:sz w:val="24"/>
          <w:szCs w:val="24"/>
          <w:lang w:bidi="hi-IN"/>
        </w:rPr>
        <w:t>Finally,</w:t>
      </w:r>
      <w:r>
        <w:rPr>
          <w:rFonts w:ascii="Times New Roman" w:eastAsia="Times New Roman" w:hAnsi="Times New Roman" w:cs="Times New Roman"/>
          <w:sz w:val="24"/>
          <w:szCs w:val="24"/>
          <w:lang w:bidi="hi-IN"/>
        </w:rPr>
        <w:t xml:space="preserve"> the system will update automatically. </w:t>
      </w:r>
    </w:p>
    <w:p w14:paraId="0D9D6800" w14:textId="77777777" w:rsidR="00542FC3" w:rsidRDefault="00542FC3" w:rsidP="00AF76C8">
      <w:pPr>
        <w:spacing w:line="360" w:lineRule="auto"/>
        <w:jc w:val="both"/>
        <w:rPr>
          <w:rFonts w:ascii="Times New Roman" w:hAnsi="Times New Roman" w:cs="Times New Roman"/>
          <w:color w:val="000000"/>
          <w:spacing w:val="-2"/>
          <w:sz w:val="24"/>
          <w:szCs w:val="24"/>
          <w:shd w:val="clear" w:color="auto" w:fill="FFFFFF"/>
        </w:rPr>
      </w:pPr>
    </w:p>
    <w:p w14:paraId="7F6BA66E" w14:textId="77777777" w:rsidR="00542FC3" w:rsidRDefault="00542FC3" w:rsidP="00AF76C8">
      <w:pPr>
        <w:spacing w:line="360" w:lineRule="auto"/>
      </w:pPr>
    </w:p>
    <w:p w14:paraId="4981D715" w14:textId="77777777" w:rsidR="00013DDC" w:rsidRDefault="00013DDC" w:rsidP="00AF76C8">
      <w:pPr>
        <w:spacing w:line="360" w:lineRule="auto"/>
      </w:pPr>
    </w:p>
    <w:p w14:paraId="4C60F4A9" w14:textId="77777777" w:rsidR="00013DDC" w:rsidRDefault="00013DDC" w:rsidP="00AF76C8">
      <w:pPr>
        <w:spacing w:line="360" w:lineRule="auto"/>
      </w:pPr>
    </w:p>
    <w:p w14:paraId="3BEE3092" w14:textId="77777777" w:rsidR="00013DDC" w:rsidRDefault="00013DDC" w:rsidP="00AF76C8">
      <w:pPr>
        <w:spacing w:line="360" w:lineRule="auto"/>
      </w:pPr>
    </w:p>
    <w:p w14:paraId="5677046D" w14:textId="77777777" w:rsidR="00013DDC" w:rsidRDefault="00013DDC" w:rsidP="00AF76C8">
      <w:pPr>
        <w:spacing w:line="360" w:lineRule="auto"/>
      </w:pPr>
    </w:p>
    <w:p w14:paraId="082BC4F3" w14:textId="77777777" w:rsidR="00013DDC" w:rsidRDefault="00013DDC" w:rsidP="00AF76C8">
      <w:pPr>
        <w:spacing w:line="360" w:lineRule="auto"/>
      </w:pPr>
    </w:p>
    <w:p w14:paraId="3A830041" w14:textId="77777777" w:rsidR="00013DDC" w:rsidRDefault="00013DDC" w:rsidP="00AF76C8">
      <w:pPr>
        <w:spacing w:line="360" w:lineRule="auto"/>
      </w:pPr>
    </w:p>
    <w:p w14:paraId="738F9AB5" w14:textId="77777777" w:rsidR="00013DDC" w:rsidRDefault="00013DDC" w:rsidP="00AF76C8">
      <w:pPr>
        <w:spacing w:line="360" w:lineRule="auto"/>
      </w:pPr>
    </w:p>
    <w:p w14:paraId="1312FE4A" w14:textId="77777777" w:rsidR="00013DDC" w:rsidRDefault="00013DDC" w:rsidP="00AF76C8">
      <w:pPr>
        <w:spacing w:line="360" w:lineRule="auto"/>
      </w:pPr>
    </w:p>
    <w:p w14:paraId="33FE6E77" w14:textId="77777777" w:rsidR="00013DDC" w:rsidRDefault="00013DDC" w:rsidP="00013DDC">
      <w:pPr>
        <w:spacing w:line="360" w:lineRule="auto"/>
        <w:jc w:val="both"/>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t xml:space="preserve">9) Bibliography and References:  </w:t>
      </w:r>
    </w:p>
    <w:p w14:paraId="2946447C" w14:textId="77777777" w:rsidR="00AE39CD" w:rsidRDefault="00AE39CD" w:rsidP="00013DDC">
      <w:pPr>
        <w:spacing w:line="360" w:lineRule="auto"/>
        <w:jc w:val="both"/>
        <w:rPr>
          <w:rFonts w:ascii="Times New Roman" w:hAnsi="Times New Roman" w:cs="Times New Roman"/>
          <w:b/>
          <w:bCs/>
          <w:color w:val="000000"/>
          <w:spacing w:val="-2"/>
          <w:sz w:val="32"/>
          <w:szCs w:val="32"/>
          <w:shd w:val="clear" w:color="auto" w:fill="FFFFFF"/>
        </w:rPr>
      </w:pPr>
    </w:p>
    <w:p w14:paraId="715D8835" w14:textId="7932F3E6" w:rsidR="00013DDC" w:rsidRDefault="00013DDC" w:rsidP="00013DDC">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YouTube Channel </w:t>
      </w:r>
    </w:p>
    <w:p w14:paraId="2C3F4D78" w14:textId="77777777" w:rsidR="00013DDC" w:rsidRDefault="00013DDC" w:rsidP="00013DDC">
      <w:pPr>
        <w:spacing w:after="0" w:line="360" w:lineRule="auto"/>
        <w:rPr>
          <w:rFonts w:ascii="Times New Roman" w:eastAsia="Times New Roman" w:hAnsi="Times New Roman" w:cs="Times New Roman"/>
          <w:sz w:val="24"/>
          <w:szCs w:val="24"/>
          <w:lang w:bidi="hi-IN"/>
        </w:rPr>
      </w:pPr>
    </w:p>
    <w:p w14:paraId="138BC3F2" w14:textId="77777777" w:rsidR="00013DDC" w:rsidRDefault="00013DDC" w:rsidP="00013DDC">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Online Bank Account Management System </w:t>
      </w:r>
    </w:p>
    <w:p w14:paraId="73E8DC19" w14:textId="77777777" w:rsidR="00013DDC" w:rsidRDefault="00013DDC" w:rsidP="00013DDC">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Website: http://www.slideshare.net (Collect some info for report documents)</w:t>
      </w:r>
    </w:p>
    <w:p w14:paraId="4750AC55" w14:textId="77777777" w:rsidR="00013DDC" w:rsidRDefault="00013DDC" w:rsidP="00013DDC">
      <w:pPr>
        <w:spacing w:after="0" w:line="360" w:lineRule="auto"/>
        <w:rPr>
          <w:rFonts w:ascii="Times New Roman" w:eastAsia="Times New Roman" w:hAnsi="Times New Roman" w:cs="Times New Roman"/>
          <w:sz w:val="24"/>
          <w:szCs w:val="24"/>
          <w:lang w:bidi="hi-IN"/>
        </w:rPr>
      </w:pPr>
    </w:p>
    <w:p w14:paraId="7CF01F74" w14:textId="702AEAF9" w:rsidR="00013DDC" w:rsidRDefault="00013DDC" w:rsidP="00013DDC">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Learning MYSQL, </w:t>
      </w:r>
      <w:ins w:id="122" w:author="Prajakta Pasalkar" w:date="2024-04-08T13:13:00Z" w16du:dateUtc="2024-04-08T07:43:00Z">
        <w:r w:rsidR="005C3440">
          <w:rPr>
            <w:rFonts w:ascii="Times New Roman" w:eastAsia="Times New Roman" w:hAnsi="Times New Roman" w:cs="Times New Roman"/>
            <w:sz w:val="24"/>
            <w:szCs w:val="24"/>
            <w:lang w:bidi="hi-IN"/>
          </w:rPr>
          <w:t>Java Swing and Applet</w:t>
        </w:r>
      </w:ins>
      <w:del w:id="123" w:author="Prajakta Pasalkar" w:date="2024-04-08T13:13:00Z" w16du:dateUtc="2024-04-08T07:43:00Z">
        <w:r w:rsidDel="005C3440">
          <w:rPr>
            <w:rFonts w:ascii="Times New Roman" w:eastAsia="Times New Roman" w:hAnsi="Times New Roman" w:cs="Times New Roman"/>
            <w:sz w:val="24"/>
            <w:szCs w:val="24"/>
            <w:lang w:bidi="hi-IN"/>
          </w:rPr>
          <w:delText xml:space="preserve">JavaScript, jQuery, PHP, HTML, CSS3, </w:delText>
        </w:r>
      </w:del>
    </w:p>
    <w:p w14:paraId="22F39888" w14:textId="77777777" w:rsidR="00013DDC" w:rsidDel="005C3440" w:rsidRDefault="00013DDC" w:rsidP="00013DDC">
      <w:pPr>
        <w:spacing w:after="0" w:line="360" w:lineRule="auto"/>
        <w:rPr>
          <w:del w:id="124" w:author="Prajakta Pasalkar" w:date="2024-04-08T13:13:00Z" w16du:dateUtc="2024-04-08T07:43:00Z"/>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Website: http://www.w3schools.com </w:t>
      </w:r>
    </w:p>
    <w:p w14:paraId="762F68C1" w14:textId="77777777" w:rsidR="00013DDC" w:rsidDel="005C3440" w:rsidRDefault="00013DDC" w:rsidP="00013DDC">
      <w:pPr>
        <w:spacing w:after="0" w:line="360" w:lineRule="auto"/>
        <w:rPr>
          <w:del w:id="125" w:author="Prajakta Pasalkar" w:date="2024-04-08T13:13:00Z" w16du:dateUtc="2024-04-08T07:43:00Z"/>
          <w:rFonts w:ascii="Times New Roman" w:eastAsia="Times New Roman" w:hAnsi="Times New Roman" w:cs="Times New Roman"/>
          <w:sz w:val="24"/>
          <w:szCs w:val="24"/>
          <w:lang w:bidi="hi-IN"/>
        </w:rPr>
      </w:pPr>
    </w:p>
    <w:p w14:paraId="13D29BAB" w14:textId="61FFD025" w:rsidR="00013DDC" w:rsidDel="005C3440" w:rsidRDefault="00013DDC" w:rsidP="00013DDC">
      <w:pPr>
        <w:spacing w:after="0" w:line="360" w:lineRule="auto"/>
        <w:rPr>
          <w:del w:id="126" w:author="Prajakta Pasalkar" w:date="2024-04-08T13:13:00Z" w16du:dateUtc="2024-04-08T07:43:00Z"/>
          <w:rFonts w:ascii="Times New Roman" w:eastAsia="Times New Roman" w:hAnsi="Times New Roman" w:cs="Times New Roman"/>
          <w:sz w:val="24"/>
          <w:szCs w:val="24"/>
          <w:lang w:bidi="hi-IN"/>
        </w:rPr>
      </w:pPr>
      <w:del w:id="127" w:author="Prajakta Pasalkar" w:date="2024-04-08T13:13:00Z" w16du:dateUtc="2024-04-08T07:43:00Z">
        <w:r w:rsidDel="005C3440">
          <w:rPr>
            <w:rFonts w:ascii="Times New Roman" w:eastAsia="Times New Roman" w:hAnsi="Times New Roman" w:cs="Times New Roman"/>
            <w:sz w:val="24"/>
            <w:szCs w:val="24"/>
            <w:lang w:bidi="hi-IN"/>
          </w:rPr>
          <w:delText xml:space="preserve">4. PHP and MySQL video tutorials </w:delText>
        </w:r>
      </w:del>
    </w:p>
    <w:p w14:paraId="11AAA3CD" w14:textId="2DE10551" w:rsidR="00013DDC" w:rsidRDefault="00013DDC" w:rsidP="00013DDC">
      <w:pPr>
        <w:spacing w:after="0" w:line="360" w:lineRule="auto"/>
        <w:rPr>
          <w:rFonts w:ascii="Times New Roman" w:eastAsia="Times New Roman" w:hAnsi="Times New Roman" w:cs="Times New Roman"/>
          <w:sz w:val="24"/>
          <w:szCs w:val="24"/>
          <w:lang w:bidi="hi-IN"/>
        </w:rPr>
      </w:pPr>
      <w:del w:id="128" w:author="Prajakta Pasalkar" w:date="2024-04-08T13:13:00Z" w16du:dateUtc="2024-04-08T07:43:00Z">
        <w:r w:rsidDel="005C3440">
          <w:rPr>
            <w:rFonts w:ascii="Times New Roman" w:eastAsia="Times New Roman" w:hAnsi="Times New Roman" w:cs="Times New Roman"/>
            <w:sz w:val="24"/>
            <w:szCs w:val="24"/>
            <w:lang w:bidi="hi-IN"/>
          </w:rPr>
          <w:delText>Website: http://www.freehinditutorial.com, http://www.youtube.com</w:delText>
        </w:r>
      </w:del>
      <w:r>
        <w:rPr>
          <w:rFonts w:ascii="Times New Roman" w:eastAsia="Times New Roman" w:hAnsi="Times New Roman" w:cs="Times New Roman"/>
          <w:sz w:val="24"/>
          <w:szCs w:val="24"/>
          <w:lang w:bidi="hi-IN"/>
        </w:rPr>
        <w:t xml:space="preserve"> </w:t>
      </w:r>
    </w:p>
    <w:p w14:paraId="5A5A972F" w14:textId="77777777" w:rsidR="00013DDC" w:rsidRDefault="00013DDC" w:rsidP="00013DDC">
      <w:pPr>
        <w:spacing w:after="0" w:line="360" w:lineRule="auto"/>
        <w:rPr>
          <w:rFonts w:ascii="Times New Roman" w:eastAsia="Times New Roman" w:hAnsi="Times New Roman" w:cs="Times New Roman"/>
          <w:sz w:val="24"/>
          <w:szCs w:val="24"/>
          <w:lang w:bidi="hi-IN"/>
        </w:rPr>
      </w:pPr>
    </w:p>
    <w:p w14:paraId="6066CA40" w14:textId="77777777" w:rsidR="00013DDC" w:rsidRDefault="00013DDC" w:rsidP="00013DDC">
      <w:pPr>
        <w:spacing w:after="0" w:line="360" w:lineRule="auto"/>
        <w:rPr>
          <w:rFonts w:ascii="Times New Roman" w:eastAsia="Times New Roman" w:hAnsi="Times New Roman" w:cs="Times New Roman"/>
          <w:sz w:val="24"/>
          <w:szCs w:val="24"/>
          <w:lang w:bidi="hi-IN"/>
        </w:rPr>
      </w:pPr>
      <w:del w:id="129" w:author="Prajakta Pasalkar" w:date="2024-04-08T13:13:00Z" w16du:dateUtc="2024-04-08T07:43:00Z">
        <w:r w:rsidDel="005C3440">
          <w:rPr>
            <w:rFonts w:ascii="Times New Roman" w:eastAsia="Times New Roman" w:hAnsi="Times New Roman" w:cs="Times New Roman"/>
            <w:sz w:val="24"/>
            <w:szCs w:val="24"/>
            <w:lang w:bidi="hi-IN"/>
          </w:rPr>
          <w:delText>5</w:delText>
        </w:r>
      </w:del>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Veneeva</w:t>
      </w:r>
      <w:proofErr w:type="spellEnd"/>
      <w:r>
        <w:rPr>
          <w:rFonts w:ascii="Times New Roman" w:eastAsia="Times New Roman" w:hAnsi="Times New Roman" w:cs="Times New Roman"/>
          <w:sz w:val="24"/>
          <w:szCs w:val="24"/>
          <w:lang w:bidi="hi-IN"/>
        </w:rPr>
        <w:t xml:space="preserve">, V. (2006), “E-Banking (Online Banking) and Its Role in Today's Society”, </w:t>
      </w:r>
    </w:p>
    <w:p w14:paraId="6269F3D5" w14:textId="77777777" w:rsidR="00013DDC" w:rsidDel="005C3440" w:rsidRDefault="00013DDC" w:rsidP="00013DDC">
      <w:pPr>
        <w:spacing w:after="0" w:line="360" w:lineRule="auto"/>
        <w:rPr>
          <w:del w:id="130" w:author="Prajakta Pasalkar" w:date="2024-04-08T13:13:00Z" w16du:dateUtc="2024-04-08T07:43:00Z"/>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Ezine articles</w:t>
      </w:r>
    </w:p>
    <w:p w14:paraId="15BC1284" w14:textId="77777777" w:rsidR="00013DDC" w:rsidDel="005C3440" w:rsidRDefault="00013DDC" w:rsidP="00013DDC">
      <w:pPr>
        <w:spacing w:after="0" w:line="360" w:lineRule="auto"/>
        <w:rPr>
          <w:del w:id="131" w:author="Prajakta Pasalkar" w:date="2024-04-08T13:13:00Z" w16du:dateUtc="2024-04-08T07:43:00Z"/>
          <w:rFonts w:ascii="Times New Roman" w:eastAsia="Times New Roman" w:hAnsi="Times New Roman" w:cs="Times New Roman"/>
          <w:sz w:val="24"/>
          <w:szCs w:val="24"/>
          <w:lang w:bidi="hi-IN"/>
        </w:rPr>
      </w:pPr>
    </w:p>
    <w:p w14:paraId="6B1F0726" w14:textId="1A13C98A" w:rsidR="00013DDC" w:rsidDel="005C3440" w:rsidRDefault="00013DDC" w:rsidP="00013DDC">
      <w:pPr>
        <w:spacing w:after="0" w:line="360" w:lineRule="auto"/>
        <w:rPr>
          <w:del w:id="132" w:author="Prajakta Pasalkar" w:date="2024-04-08T13:13:00Z" w16du:dateUtc="2024-04-08T07:43:00Z"/>
          <w:rFonts w:ascii="Times New Roman" w:eastAsia="Times New Roman" w:hAnsi="Times New Roman" w:cs="Times New Roman"/>
          <w:sz w:val="24"/>
          <w:szCs w:val="24"/>
          <w:lang w:bidi="hi-IN"/>
        </w:rPr>
      </w:pPr>
      <w:del w:id="133" w:author="Prajakta Pasalkar" w:date="2024-04-08T13:13:00Z" w16du:dateUtc="2024-04-08T07:43:00Z">
        <w:r w:rsidDel="005C3440">
          <w:rPr>
            <w:rFonts w:ascii="Times New Roman" w:eastAsia="Times New Roman" w:hAnsi="Times New Roman" w:cs="Times New Roman"/>
            <w:sz w:val="24"/>
            <w:szCs w:val="24"/>
            <w:lang w:bidi="hi-IN"/>
          </w:rPr>
          <w:delText>6. JavaScript validation for empty input field</w:delText>
        </w:r>
      </w:del>
    </w:p>
    <w:p w14:paraId="20623BA9" w14:textId="7991FE12" w:rsidR="00013DDC" w:rsidDel="005C3440" w:rsidRDefault="00013DDC" w:rsidP="00013DDC">
      <w:pPr>
        <w:spacing w:after="0" w:line="360" w:lineRule="auto"/>
        <w:rPr>
          <w:del w:id="134" w:author="Prajakta Pasalkar" w:date="2024-04-08T13:13:00Z" w16du:dateUtc="2024-04-08T07:43:00Z"/>
          <w:rFonts w:ascii="Times New Roman" w:eastAsia="Times New Roman" w:hAnsi="Times New Roman" w:cs="Times New Roman"/>
          <w:sz w:val="24"/>
          <w:szCs w:val="24"/>
          <w:lang w:bidi="hi-IN"/>
        </w:rPr>
      </w:pPr>
      <w:del w:id="135" w:author="Prajakta Pasalkar" w:date="2024-04-08T13:13:00Z" w16du:dateUtc="2024-04-08T07:43:00Z">
        <w:r w:rsidDel="005C3440">
          <w:rPr>
            <w:rFonts w:ascii="Times New Roman" w:eastAsia="Times New Roman" w:hAnsi="Times New Roman" w:cs="Times New Roman"/>
            <w:sz w:val="24"/>
            <w:szCs w:val="24"/>
            <w:lang w:bidi="hi-IN"/>
          </w:rPr>
          <w:delText>Website:http://stackoverflow.com/questions/3937513/javascript-validation-for-empty-</w:delText>
        </w:r>
      </w:del>
    </w:p>
    <w:p w14:paraId="739789CC" w14:textId="7FAF2287" w:rsidR="00013DDC" w:rsidDel="005C3440" w:rsidRDefault="00013DDC" w:rsidP="00013DDC">
      <w:pPr>
        <w:spacing w:after="0" w:line="360" w:lineRule="auto"/>
        <w:rPr>
          <w:del w:id="136" w:author="Prajakta Pasalkar" w:date="2024-04-08T13:13:00Z" w16du:dateUtc="2024-04-08T07:43:00Z"/>
          <w:rFonts w:ascii="Times New Roman" w:eastAsia="Times New Roman" w:hAnsi="Times New Roman" w:cs="Times New Roman"/>
          <w:sz w:val="24"/>
          <w:szCs w:val="24"/>
          <w:lang w:bidi="hi-IN"/>
        </w:rPr>
      </w:pPr>
      <w:del w:id="137" w:author="Prajakta Pasalkar" w:date="2024-04-08T13:13:00Z" w16du:dateUtc="2024-04-08T07:43:00Z">
        <w:r w:rsidDel="005C3440">
          <w:rPr>
            <w:rFonts w:ascii="Times New Roman" w:eastAsia="Times New Roman" w:hAnsi="Times New Roman" w:cs="Times New Roman"/>
            <w:sz w:val="24"/>
            <w:szCs w:val="24"/>
            <w:lang w:bidi="hi-IN"/>
          </w:rPr>
          <w:delText xml:space="preserve">input-field , </w:delText>
        </w:r>
      </w:del>
    </w:p>
    <w:p w14:paraId="178E5B49" w14:textId="7CCC88A7" w:rsidR="00013DDC" w:rsidDel="005C3440" w:rsidRDefault="00013DDC" w:rsidP="00013DDC">
      <w:pPr>
        <w:spacing w:after="0" w:line="360" w:lineRule="auto"/>
        <w:rPr>
          <w:del w:id="138" w:author="Prajakta Pasalkar" w:date="2024-04-08T13:13:00Z" w16du:dateUtc="2024-04-08T07:43:00Z"/>
          <w:rFonts w:ascii="Times New Roman" w:eastAsia="Times New Roman" w:hAnsi="Times New Roman" w:cs="Times New Roman"/>
          <w:sz w:val="24"/>
          <w:szCs w:val="24"/>
          <w:lang w:bidi="hi-IN"/>
        </w:rPr>
      </w:pPr>
    </w:p>
    <w:p w14:paraId="4B50C2E1" w14:textId="1373A0A8" w:rsidR="00013DDC" w:rsidDel="005C3440" w:rsidRDefault="00013DDC" w:rsidP="00013DDC">
      <w:pPr>
        <w:spacing w:after="0" w:line="360" w:lineRule="auto"/>
        <w:rPr>
          <w:del w:id="139" w:author="Prajakta Pasalkar" w:date="2024-04-08T13:13:00Z" w16du:dateUtc="2024-04-08T07:43:00Z"/>
          <w:rFonts w:ascii="Times New Roman" w:eastAsia="Times New Roman" w:hAnsi="Times New Roman" w:cs="Times New Roman"/>
          <w:sz w:val="24"/>
          <w:szCs w:val="24"/>
          <w:lang w:bidi="hi-IN"/>
        </w:rPr>
      </w:pPr>
      <w:del w:id="140" w:author="Prajakta Pasalkar" w:date="2024-04-08T13:13:00Z" w16du:dateUtc="2024-04-08T07:43:00Z">
        <w:r w:rsidDel="005C3440">
          <w:rPr>
            <w:rFonts w:ascii="Times New Roman" w:eastAsia="Times New Roman" w:hAnsi="Times New Roman" w:cs="Times New Roman"/>
            <w:sz w:val="24"/>
            <w:szCs w:val="24"/>
            <w:lang w:bidi="hi-IN"/>
          </w:rPr>
          <w:delText xml:space="preserve">7. JavaScript form validation: Validate Password, Validate Email, Validate Phone </w:delText>
        </w:r>
      </w:del>
    </w:p>
    <w:p w14:paraId="745116E3" w14:textId="1ACBE43C" w:rsidR="00013DDC" w:rsidDel="005C3440" w:rsidRDefault="00013DDC" w:rsidP="00013DDC">
      <w:pPr>
        <w:spacing w:after="0" w:line="360" w:lineRule="auto"/>
        <w:rPr>
          <w:del w:id="141" w:author="Prajakta Pasalkar" w:date="2024-04-08T13:13:00Z" w16du:dateUtc="2024-04-08T07:43:00Z"/>
          <w:rFonts w:ascii="Times New Roman" w:eastAsia="Times New Roman" w:hAnsi="Times New Roman" w:cs="Times New Roman"/>
          <w:sz w:val="24"/>
          <w:szCs w:val="24"/>
          <w:lang w:bidi="hi-IN"/>
        </w:rPr>
      </w:pPr>
      <w:del w:id="142" w:author="Prajakta Pasalkar" w:date="2024-04-08T13:13:00Z" w16du:dateUtc="2024-04-08T07:43:00Z">
        <w:r w:rsidDel="005C3440">
          <w:rPr>
            <w:rFonts w:ascii="Times New Roman" w:eastAsia="Times New Roman" w:hAnsi="Times New Roman" w:cs="Times New Roman"/>
            <w:sz w:val="24"/>
            <w:szCs w:val="24"/>
            <w:lang w:bidi="hi-IN"/>
          </w:rPr>
          <w:delText xml:space="preserve">Number, http://webcheatsheet.com/javascript/form_validation.php </w:delText>
        </w:r>
      </w:del>
    </w:p>
    <w:p w14:paraId="7DA8B9E4" w14:textId="77777777" w:rsidR="00013DDC" w:rsidRDefault="00013DDC">
      <w:pPr>
        <w:spacing w:after="0" w:line="360" w:lineRule="auto"/>
        <w:pPrChange w:id="143" w:author="Prajakta Pasalkar" w:date="2024-04-08T13:13:00Z" w16du:dateUtc="2024-04-08T07:43:00Z">
          <w:pPr>
            <w:spacing w:line="360" w:lineRule="auto"/>
          </w:pPr>
        </w:pPrChange>
      </w:pPr>
    </w:p>
    <w:sectPr w:rsidR="00013DDC" w:rsidSect="0008088A">
      <w:headerReference w:type="default"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CFC5B" w14:textId="77777777" w:rsidR="0008088A" w:rsidRDefault="0008088A" w:rsidP="00524A33">
      <w:pPr>
        <w:spacing w:after="0" w:line="240" w:lineRule="auto"/>
      </w:pPr>
      <w:r>
        <w:separator/>
      </w:r>
    </w:p>
  </w:endnote>
  <w:endnote w:type="continuationSeparator" w:id="0">
    <w:p w14:paraId="7AD296BA" w14:textId="77777777" w:rsidR="0008088A" w:rsidRDefault="0008088A" w:rsidP="00524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5510628"/>
      <w:docPartObj>
        <w:docPartGallery w:val="Page Numbers (Bottom of Page)"/>
        <w:docPartUnique/>
      </w:docPartObj>
    </w:sdtPr>
    <w:sdtEndPr>
      <w:rPr>
        <w:noProof/>
      </w:rPr>
    </w:sdtEndPr>
    <w:sdtContent>
      <w:p w14:paraId="641E7CDF" w14:textId="01509374" w:rsidR="000C4FCC" w:rsidRDefault="000C4F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454FE" w14:textId="77777777" w:rsidR="000C4FCC" w:rsidRDefault="000C4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0B93E" w14:textId="77777777" w:rsidR="0008088A" w:rsidRDefault="0008088A" w:rsidP="00524A33">
      <w:pPr>
        <w:spacing w:after="0" w:line="240" w:lineRule="auto"/>
      </w:pPr>
      <w:r>
        <w:separator/>
      </w:r>
    </w:p>
  </w:footnote>
  <w:footnote w:type="continuationSeparator" w:id="0">
    <w:p w14:paraId="0090F020" w14:textId="77777777" w:rsidR="0008088A" w:rsidRDefault="0008088A" w:rsidP="00524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27F0C" w14:textId="77777777" w:rsidR="009E260D" w:rsidRDefault="009E260D">
    <w:pPr>
      <w:pStyle w:val="Header"/>
      <w:rPr>
        <w:lang w:val="en-US"/>
      </w:rPr>
    </w:pPr>
  </w:p>
  <w:p w14:paraId="194517D9" w14:textId="77777777" w:rsidR="009E260D" w:rsidRPr="009E260D" w:rsidRDefault="009E260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FFBC5A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6"/>
    <w:multiLevelType w:val="hybridMultilevel"/>
    <w:tmpl w:val="288AB6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E90FBB"/>
    <w:multiLevelType w:val="hybridMultilevel"/>
    <w:tmpl w:val="6F6E4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B56CBC"/>
    <w:multiLevelType w:val="hybridMultilevel"/>
    <w:tmpl w:val="6A887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553ECE"/>
    <w:multiLevelType w:val="hybridMultilevel"/>
    <w:tmpl w:val="FA2884CA"/>
    <w:lvl w:ilvl="0" w:tplc="4009000B">
      <w:start w:val="1"/>
      <w:numFmt w:val="bullet"/>
      <w:lvlText w:val=""/>
      <w:lvlJc w:val="left"/>
      <w:pPr>
        <w:ind w:left="720" w:hanging="36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47B3D1D"/>
    <w:multiLevelType w:val="hybridMultilevel"/>
    <w:tmpl w:val="124C6810"/>
    <w:lvl w:ilvl="0" w:tplc="9F726ECA">
      <w:start w:val="5"/>
      <w:numFmt w:val="bullet"/>
      <w:lvlText w:val=""/>
      <w:lvlJc w:val="left"/>
      <w:pPr>
        <w:ind w:left="720" w:hanging="360"/>
      </w:pPr>
      <w:rPr>
        <w:rFonts w:ascii="Symbol" w:eastAsiaTheme="minorEastAsia"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E7758EC"/>
    <w:multiLevelType w:val="multilevel"/>
    <w:tmpl w:val="1598A6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62231DE5"/>
    <w:multiLevelType w:val="hybridMultilevel"/>
    <w:tmpl w:val="93B4D7BC"/>
    <w:lvl w:ilvl="0" w:tplc="F6781616">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F1708"/>
    <w:multiLevelType w:val="hybridMultilevel"/>
    <w:tmpl w:val="94D89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734" w:hanging="360"/>
      </w:pPr>
      <w:rPr>
        <w:rFonts w:ascii="Courier New" w:hAnsi="Courier New" w:cs="Courier New" w:hint="default"/>
      </w:rPr>
    </w:lvl>
    <w:lvl w:ilvl="2" w:tplc="40090005">
      <w:start w:val="1"/>
      <w:numFmt w:val="bullet"/>
      <w:lvlText w:val=""/>
      <w:lvlJc w:val="left"/>
      <w:pPr>
        <w:ind w:left="2454" w:hanging="360"/>
      </w:pPr>
      <w:rPr>
        <w:rFonts w:ascii="Wingdings" w:hAnsi="Wingdings" w:hint="default"/>
      </w:rPr>
    </w:lvl>
    <w:lvl w:ilvl="3" w:tplc="40090001">
      <w:start w:val="1"/>
      <w:numFmt w:val="bullet"/>
      <w:lvlText w:val=""/>
      <w:lvlJc w:val="left"/>
      <w:pPr>
        <w:ind w:left="3174" w:hanging="360"/>
      </w:pPr>
      <w:rPr>
        <w:rFonts w:ascii="Symbol" w:hAnsi="Symbol" w:hint="default"/>
      </w:rPr>
    </w:lvl>
    <w:lvl w:ilvl="4" w:tplc="40090003">
      <w:start w:val="1"/>
      <w:numFmt w:val="bullet"/>
      <w:lvlText w:val="o"/>
      <w:lvlJc w:val="left"/>
      <w:pPr>
        <w:ind w:left="3894" w:hanging="360"/>
      </w:pPr>
      <w:rPr>
        <w:rFonts w:ascii="Courier New" w:hAnsi="Courier New" w:cs="Courier New" w:hint="default"/>
      </w:rPr>
    </w:lvl>
    <w:lvl w:ilvl="5" w:tplc="40090005">
      <w:start w:val="1"/>
      <w:numFmt w:val="bullet"/>
      <w:lvlText w:val=""/>
      <w:lvlJc w:val="left"/>
      <w:pPr>
        <w:ind w:left="4614" w:hanging="360"/>
      </w:pPr>
      <w:rPr>
        <w:rFonts w:ascii="Wingdings" w:hAnsi="Wingdings" w:hint="default"/>
      </w:rPr>
    </w:lvl>
    <w:lvl w:ilvl="6" w:tplc="40090001">
      <w:start w:val="1"/>
      <w:numFmt w:val="bullet"/>
      <w:lvlText w:val=""/>
      <w:lvlJc w:val="left"/>
      <w:pPr>
        <w:ind w:left="5334" w:hanging="360"/>
      </w:pPr>
      <w:rPr>
        <w:rFonts w:ascii="Symbol" w:hAnsi="Symbol" w:hint="default"/>
      </w:rPr>
    </w:lvl>
    <w:lvl w:ilvl="7" w:tplc="40090003">
      <w:start w:val="1"/>
      <w:numFmt w:val="bullet"/>
      <w:lvlText w:val="o"/>
      <w:lvlJc w:val="left"/>
      <w:pPr>
        <w:ind w:left="6054" w:hanging="360"/>
      </w:pPr>
      <w:rPr>
        <w:rFonts w:ascii="Courier New" w:hAnsi="Courier New" w:cs="Courier New" w:hint="default"/>
      </w:rPr>
    </w:lvl>
    <w:lvl w:ilvl="8" w:tplc="40090005">
      <w:start w:val="1"/>
      <w:numFmt w:val="bullet"/>
      <w:lvlText w:val=""/>
      <w:lvlJc w:val="left"/>
      <w:pPr>
        <w:ind w:left="6774" w:hanging="360"/>
      </w:pPr>
      <w:rPr>
        <w:rFonts w:ascii="Wingdings" w:hAnsi="Wingdings" w:hint="default"/>
      </w:rPr>
    </w:lvl>
  </w:abstractNum>
  <w:num w:numId="1" w16cid:durableId="1470441298">
    <w:abstractNumId w:val="3"/>
  </w:num>
  <w:num w:numId="2" w16cid:durableId="369839616">
    <w:abstractNumId w:val="2"/>
  </w:num>
  <w:num w:numId="3" w16cid:durableId="899556303">
    <w:abstractNumId w:val="4"/>
  </w:num>
  <w:num w:numId="4" w16cid:durableId="2092389937">
    <w:abstractNumId w:val="8"/>
  </w:num>
  <w:num w:numId="5" w16cid:durableId="635766649">
    <w:abstractNumId w:val="5"/>
  </w:num>
  <w:num w:numId="6" w16cid:durableId="249436194">
    <w:abstractNumId w:val="7"/>
  </w:num>
  <w:num w:numId="7" w16cid:durableId="114062130">
    <w:abstractNumId w:val="1"/>
  </w:num>
  <w:num w:numId="8" w16cid:durableId="26107131">
    <w:abstractNumId w:val="0"/>
  </w:num>
  <w:num w:numId="9" w16cid:durableId="1865299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jakta Pasalkar">
    <w15:presenceInfo w15:providerId="Windows Live" w15:userId="09219c9f06dbef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Q3NbawNDY0MTEzMzFS0lEKTi0uzszPAykwrAUAy2R31CwAAAA="/>
  </w:docVars>
  <w:rsids>
    <w:rsidRoot w:val="00466AE6"/>
    <w:rsid w:val="00013DDC"/>
    <w:rsid w:val="00031117"/>
    <w:rsid w:val="00041126"/>
    <w:rsid w:val="0006635D"/>
    <w:rsid w:val="0008088A"/>
    <w:rsid w:val="000809D7"/>
    <w:rsid w:val="00091CB0"/>
    <w:rsid w:val="00093CF9"/>
    <w:rsid w:val="000A2635"/>
    <w:rsid w:val="000C4FCC"/>
    <w:rsid w:val="000E0236"/>
    <w:rsid w:val="000E1FCA"/>
    <w:rsid w:val="000E2F7D"/>
    <w:rsid w:val="000F2F85"/>
    <w:rsid w:val="00141472"/>
    <w:rsid w:val="0015723E"/>
    <w:rsid w:val="00182CBB"/>
    <w:rsid w:val="0019481B"/>
    <w:rsid w:val="001E0E40"/>
    <w:rsid w:val="001F330D"/>
    <w:rsid w:val="00200BE3"/>
    <w:rsid w:val="002455C2"/>
    <w:rsid w:val="0028065B"/>
    <w:rsid w:val="00286C4D"/>
    <w:rsid w:val="002A236A"/>
    <w:rsid w:val="002D0CBF"/>
    <w:rsid w:val="002D2019"/>
    <w:rsid w:val="003266F5"/>
    <w:rsid w:val="00353C93"/>
    <w:rsid w:val="00355BA3"/>
    <w:rsid w:val="003A2C4E"/>
    <w:rsid w:val="003E0497"/>
    <w:rsid w:val="003F01BE"/>
    <w:rsid w:val="004173B2"/>
    <w:rsid w:val="00431773"/>
    <w:rsid w:val="00432229"/>
    <w:rsid w:val="00466AE6"/>
    <w:rsid w:val="00472F22"/>
    <w:rsid w:val="00473A72"/>
    <w:rsid w:val="0049418A"/>
    <w:rsid w:val="004A4169"/>
    <w:rsid w:val="004A6156"/>
    <w:rsid w:val="00524A33"/>
    <w:rsid w:val="00542FC3"/>
    <w:rsid w:val="005915E8"/>
    <w:rsid w:val="005A1305"/>
    <w:rsid w:val="005C3440"/>
    <w:rsid w:val="005F64E9"/>
    <w:rsid w:val="00614EA2"/>
    <w:rsid w:val="00626606"/>
    <w:rsid w:val="00681177"/>
    <w:rsid w:val="0068331C"/>
    <w:rsid w:val="006C4EB7"/>
    <w:rsid w:val="0075639F"/>
    <w:rsid w:val="007567A8"/>
    <w:rsid w:val="007C2CF1"/>
    <w:rsid w:val="00802FC8"/>
    <w:rsid w:val="008141A6"/>
    <w:rsid w:val="00825080"/>
    <w:rsid w:val="008A31D9"/>
    <w:rsid w:val="008B4058"/>
    <w:rsid w:val="008C1A74"/>
    <w:rsid w:val="008E4BDA"/>
    <w:rsid w:val="00900766"/>
    <w:rsid w:val="00922324"/>
    <w:rsid w:val="009354EB"/>
    <w:rsid w:val="00977898"/>
    <w:rsid w:val="009B7832"/>
    <w:rsid w:val="009C40AD"/>
    <w:rsid w:val="009E260D"/>
    <w:rsid w:val="009E54EE"/>
    <w:rsid w:val="009E77AA"/>
    <w:rsid w:val="00A3750E"/>
    <w:rsid w:val="00A710D3"/>
    <w:rsid w:val="00A83F99"/>
    <w:rsid w:val="00AC5E93"/>
    <w:rsid w:val="00AE39CD"/>
    <w:rsid w:val="00AF76C8"/>
    <w:rsid w:val="00B7177A"/>
    <w:rsid w:val="00B718D2"/>
    <w:rsid w:val="00B8273C"/>
    <w:rsid w:val="00C3328D"/>
    <w:rsid w:val="00C73EDB"/>
    <w:rsid w:val="00CC7FAD"/>
    <w:rsid w:val="00D37211"/>
    <w:rsid w:val="00DA3D98"/>
    <w:rsid w:val="00DD5F68"/>
    <w:rsid w:val="00E17975"/>
    <w:rsid w:val="00F044F5"/>
    <w:rsid w:val="00F04663"/>
    <w:rsid w:val="00F72DD3"/>
    <w:rsid w:val="00F829CC"/>
    <w:rsid w:val="00F961D4"/>
    <w:rsid w:val="00FF013C"/>
    <w:rsid w:val="00FF3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8234D3"/>
  <w15:chartTrackingRefBased/>
  <w15:docId w15:val="{6DF97F53-A9E0-4815-817B-10642306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AE6"/>
  </w:style>
  <w:style w:type="paragraph" w:styleId="Heading1">
    <w:name w:val="heading 1"/>
    <w:next w:val="Normal"/>
    <w:link w:val="Heading1Char"/>
    <w:uiPriority w:val="9"/>
    <w:unhideWhenUsed/>
    <w:qFormat/>
    <w:rsid w:val="003A2C4E"/>
    <w:pPr>
      <w:keepNext/>
      <w:keepLines/>
      <w:spacing w:after="0"/>
      <w:ind w:left="192" w:hanging="10"/>
      <w:outlineLvl w:val="0"/>
    </w:pPr>
    <w:rPr>
      <w:rFonts w:ascii="Calibri" w:eastAsia="Calibri" w:hAnsi="Calibri" w:cs="Calibri"/>
      <w:color w:val="000000"/>
      <w:kern w:val="0"/>
      <w:sz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AE6"/>
    <w:pPr>
      <w:ind w:left="720"/>
      <w:contextualSpacing/>
    </w:pPr>
  </w:style>
  <w:style w:type="table" w:customStyle="1" w:styleId="TableGrid">
    <w:name w:val="TableGrid"/>
    <w:rsid w:val="00466AE6"/>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59"/>
    <w:rsid w:val="006C4EB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2C4E"/>
    <w:rPr>
      <w:rFonts w:ascii="Calibri" w:eastAsia="Calibri" w:hAnsi="Calibri" w:cs="Calibri"/>
      <w:color w:val="000000"/>
      <w:kern w:val="0"/>
      <w:sz w:val="36"/>
      <w:lang w:eastAsia="en-IN"/>
      <w14:ligatures w14:val="none"/>
    </w:rPr>
  </w:style>
  <w:style w:type="paragraph" w:styleId="Header">
    <w:name w:val="header"/>
    <w:basedOn w:val="Normal"/>
    <w:link w:val="HeaderChar"/>
    <w:uiPriority w:val="99"/>
    <w:unhideWhenUsed/>
    <w:rsid w:val="00524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A33"/>
  </w:style>
  <w:style w:type="paragraph" w:styleId="Footer">
    <w:name w:val="footer"/>
    <w:basedOn w:val="Normal"/>
    <w:link w:val="FooterChar"/>
    <w:uiPriority w:val="99"/>
    <w:unhideWhenUsed/>
    <w:rsid w:val="00524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A33"/>
  </w:style>
  <w:style w:type="paragraph" w:styleId="NormalWeb">
    <w:name w:val="Normal (Web)"/>
    <w:basedOn w:val="Normal"/>
    <w:uiPriority w:val="99"/>
    <w:unhideWhenUsed/>
    <w:rsid w:val="00473A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73A72"/>
    <w:rPr>
      <w:b/>
      <w:bCs/>
    </w:rPr>
  </w:style>
  <w:style w:type="paragraph" w:styleId="Revision">
    <w:name w:val="Revision"/>
    <w:hidden/>
    <w:uiPriority w:val="99"/>
    <w:semiHidden/>
    <w:rsid w:val="005C344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39055">
      <w:bodyDiv w:val="1"/>
      <w:marLeft w:val="0"/>
      <w:marRight w:val="0"/>
      <w:marTop w:val="0"/>
      <w:marBottom w:val="0"/>
      <w:divBdr>
        <w:top w:val="none" w:sz="0" w:space="0" w:color="auto"/>
        <w:left w:val="none" w:sz="0" w:space="0" w:color="auto"/>
        <w:bottom w:val="none" w:sz="0" w:space="0" w:color="auto"/>
        <w:right w:val="none" w:sz="0" w:space="0" w:color="auto"/>
      </w:divBdr>
    </w:div>
    <w:div w:id="272907857">
      <w:bodyDiv w:val="1"/>
      <w:marLeft w:val="0"/>
      <w:marRight w:val="0"/>
      <w:marTop w:val="0"/>
      <w:marBottom w:val="0"/>
      <w:divBdr>
        <w:top w:val="none" w:sz="0" w:space="0" w:color="auto"/>
        <w:left w:val="none" w:sz="0" w:space="0" w:color="auto"/>
        <w:bottom w:val="none" w:sz="0" w:space="0" w:color="auto"/>
        <w:right w:val="none" w:sz="0" w:space="0" w:color="auto"/>
      </w:divBdr>
    </w:div>
    <w:div w:id="401755953">
      <w:bodyDiv w:val="1"/>
      <w:marLeft w:val="0"/>
      <w:marRight w:val="0"/>
      <w:marTop w:val="0"/>
      <w:marBottom w:val="0"/>
      <w:divBdr>
        <w:top w:val="none" w:sz="0" w:space="0" w:color="auto"/>
        <w:left w:val="none" w:sz="0" w:space="0" w:color="auto"/>
        <w:bottom w:val="none" w:sz="0" w:space="0" w:color="auto"/>
        <w:right w:val="none" w:sz="0" w:space="0" w:color="auto"/>
      </w:divBdr>
    </w:div>
    <w:div w:id="427311566">
      <w:bodyDiv w:val="1"/>
      <w:marLeft w:val="0"/>
      <w:marRight w:val="0"/>
      <w:marTop w:val="0"/>
      <w:marBottom w:val="0"/>
      <w:divBdr>
        <w:top w:val="none" w:sz="0" w:space="0" w:color="auto"/>
        <w:left w:val="none" w:sz="0" w:space="0" w:color="auto"/>
        <w:bottom w:val="none" w:sz="0" w:space="0" w:color="auto"/>
        <w:right w:val="none" w:sz="0" w:space="0" w:color="auto"/>
      </w:divBdr>
    </w:div>
    <w:div w:id="459148399">
      <w:bodyDiv w:val="1"/>
      <w:marLeft w:val="0"/>
      <w:marRight w:val="0"/>
      <w:marTop w:val="0"/>
      <w:marBottom w:val="0"/>
      <w:divBdr>
        <w:top w:val="none" w:sz="0" w:space="0" w:color="auto"/>
        <w:left w:val="none" w:sz="0" w:space="0" w:color="auto"/>
        <w:bottom w:val="none" w:sz="0" w:space="0" w:color="auto"/>
        <w:right w:val="none" w:sz="0" w:space="0" w:color="auto"/>
      </w:divBdr>
    </w:div>
    <w:div w:id="523596792">
      <w:bodyDiv w:val="1"/>
      <w:marLeft w:val="0"/>
      <w:marRight w:val="0"/>
      <w:marTop w:val="0"/>
      <w:marBottom w:val="0"/>
      <w:divBdr>
        <w:top w:val="none" w:sz="0" w:space="0" w:color="auto"/>
        <w:left w:val="none" w:sz="0" w:space="0" w:color="auto"/>
        <w:bottom w:val="none" w:sz="0" w:space="0" w:color="auto"/>
        <w:right w:val="none" w:sz="0" w:space="0" w:color="auto"/>
      </w:divBdr>
    </w:div>
    <w:div w:id="545069612">
      <w:bodyDiv w:val="1"/>
      <w:marLeft w:val="0"/>
      <w:marRight w:val="0"/>
      <w:marTop w:val="0"/>
      <w:marBottom w:val="0"/>
      <w:divBdr>
        <w:top w:val="none" w:sz="0" w:space="0" w:color="auto"/>
        <w:left w:val="none" w:sz="0" w:space="0" w:color="auto"/>
        <w:bottom w:val="none" w:sz="0" w:space="0" w:color="auto"/>
        <w:right w:val="none" w:sz="0" w:space="0" w:color="auto"/>
      </w:divBdr>
    </w:div>
    <w:div w:id="588931349">
      <w:bodyDiv w:val="1"/>
      <w:marLeft w:val="0"/>
      <w:marRight w:val="0"/>
      <w:marTop w:val="0"/>
      <w:marBottom w:val="0"/>
      <w:divBdr>
        <w:top w:val="none" w:sz="0" w:space="0" w:color="auto"/>
        <w:left w:val="none" w:sz="0" w:space="0" w:color="auto"/>
        <w:bottom w:val="none" w:sz="0" w:space="0" w:color="auto"/>
        <w:right w:val="none" w:sz="0" w:space="0" w:color="auto"/>
      </w:divBdr>
    </w:div>
    <w:div w:id="634414698">
      <w:bodyDiv w:val="1"/>
      <w:marLeft w:val="0"/>
      <w:marRight w:val="0"/>
      <w:marTop w:val="0"/>
      <w:marBottom w:val="0"/>
      <w:divBdr>
        <w:top w:val="none" w:sz="0" w:space="0" w:color="auto"/>
        <w:left w:val="none" w:sz="0" w:space="0" w:color="auto"/>
        <w:bottom w:val="none" w:sz="0" w:space="0" w:color="auto"/>
        <w:right w:val="none" w:sz="0" w:space="0" w:color="auto"/>
      </w:divBdr>
    </w:div>
    <w:div w:id="768039515">
      <w:bodyDiv w:val="1"/>
      <w:marLeft w:val="0"/>
      <w:marRight w:val="0"/>
      <w:marTop w:val="0"/>
      <w:marBottom w:val="0"/>
      <w:divBdr>
        <w:top w:val="none" w:sz="0" w:space="0" w:color="auto"/>
        <w:left w:val="none" w:sz="0" w:space="0" w:color="auto"/>
        <w:bottom w:val="none" w:sz="0" w:space="0" w:color="auto"/>
        <w:right w:val="none" w:sz="0" w:space="0" w:color="auto"/>
      </w:divBdr>
    </w:div>
    <w:div w:id="826894285">
      <w:bodyDiv w:val="1"/>
      <w:marLeft w:val="0"/>
      <w:marRight w:val="0"/>
      <w:marTop w:val="0"/>
      <w:marBottom w:val="0"/>
      <w:divBdr>
        <w:top w:val="none" w:sz="0" w:space="0" w:color="auto"/>
        <w:left w:val="none" w:sz="0" w:space="0" w:color="auto"/>
        <w:bottom w:val="none" w:sz="0" w:space="0" w:color="auto"/>
        <w:right w:val="none" w:sz="0" w:space="0" w:color="auto"/>
      </w:divBdr>
    </w:div>
    <w:div w:id="854001371">
      <w:bodyDiv w:val="1"/>
      <w:marLeft w:val="0"/>
      <w:marRight w:val="0"/>
      <w:marTop w:val="0"/>
      <w:marBottom w:val="0"/>
      <w:divBdr>
        <w:top w:val="none" w:sz="0" w:space="0" w:color="auto"/>
        <w:left w:val="none" w:sz="0" w:space="0" w:color="auto"/>
        <w:bottom w:val="none" w:sz="0" w:space="0" w:color="auto"/>
        <w:right w:val="none" w:sz="0" w:space="0" w:color="auto"/>
      </w:divBdr>
    </w:div>
    <w:div w:id="966741192">
      <w:bodyDiv w:val="1"/>
      <w:marLeft w:val="0"/>
      <w:marRight w:val="0"/>
      <w:marTop w:val="0"/>
      <w:marBottom w:val="0"/>
      <w:divBdr>
        <w:top w:val="none" w:sz="0" w:space="0" w:color="auto"/>
        <w:left w:val="none" w:sz="0" w:space="0" w:color="auto"/>
        <w:bottom w:val="none" w:sz="0" w:space="0" w:color="auto"/>
        <w:right w:val="none" w:sz="0" w:space="0" w:color="auto"/>
      </w:divBdr>
    </w:div>
    <w:div w:id="1077821417">
      <w:bodyDiv w:val="1"/>
      <w:marLeft w:val="0"/>
      <w:marRight w:val="0"/>
      <w:marTop w:val="0"/>
      <w:marBottom w:val="0"/>
      <w:divBdr>
        <w:top w:val="none" w:sz="0" w:space="0" w:color="auto"/>
        <w:left w:val="none" w:sz="0" w:space="0" w:color="auto"/>
        <w:bottom w:val="none" w:sz="0" w:space="0" w:color="auto"/>
        <w:right w:val="none" w:sz="0" w:space="0" w:color="auto"/>
      </w:divBdr>
    </w:div>
    <w:div w:id="1166944782">
      <w:bodyDiv w:val="1"/>
      <w:marLeft w:val="0"/>
      <w:marRight w:val="0"/>
      <w:marTop w:val="0"/>
      <w:marBottom w:val="0"/>
      <w:divBdr>
        <w:top w:val="none" w:sz="0" w:space="0" w:color="auto"/>
        <w:left w:val="none" w:sz="0" w:space="0" w:color="auto"/>
        <w:bottom w:val="none" w:sz="0" w:space="0" w:color="auto"/>
        <w:right w:val="none" w:sz="0" w:space="0" w:color="auto"/>
      </w:divBdr>
    </w:div>
    <w:div w:id="1331442566">
      <w:bodyDiv w:val="1"/>
      <w:marLeft w:val="0"/>
      <w:marRight w:val="0"/>
      <w:marTop w:val="0"/>
      <w:marBottom w:val="0"/>
      <w:divBdr>
        <w:top w:val="none" w:sz="0" w:space="0" w:color="auto"/>
        <w:left w:val="none" w:sz="0" w:space="0" w:color="auto"/>
        <w:bottom w:val="none" w:sz="0" w:space="0" w:color="auto"/>
        <w:right w:val="none" w:sz="0" w:space="0" w:color="auto"/>
      </w:divBdr>
    </w:div>
    <w:div w:id="1452165073">
      <w:bodyDiv w:val="1"/>
      <w:marLeft w:val="0"/>
      <w:marRight w:val="0"/>
      <w:marTop w:val="0"/>
      <w:marBottom w:val="0"/>
      <w:divBdr>
        <w:top w:val="none" w:sz="0" w:space="0" w:color="auto"/>
        <w:left w:val="none" w:sz="0" w:space="0" w:color="auto"/>
        <w:bottom w:val="none" w:sz="0" w:space="0" w:color="auto"/>
        <w:right w:val="none" w:sz="0" w:space="0" w:color="auto"/>
      </w:divBdr>
    </w:div>
    <w:div w:id="1484271632">
      <w:bodyDiv w:val="1"/>
      <w:marLeft w:val="0"/>
      <w:marRight w:val="0"/>
      <w:marTop w:val="0"/>
      <w:marBottom w:val="0"/>
      <w:divBdr>
        <w:top w:val="none" w:sz="0" w:space="0" w:color="auto"/>
        <w:left w:val="none" w:sz="0" w:space="0" w:color="auto"/>
        <w:bottom w:val="none" w:sz="0" w:space="0" w:color="auto"/>
        <w:right w:val="none" w:sz="0" w:space="0" w:color="auto"/>
      </w:divBdr>
    </w:div>
    <w:div w:id="1497384672">
      <w:bodyDiv w:val="1"/>
      <w:marLeft w:val="0"/>
      <w:marRight w:val="0"/>
      <w:marTop w:val="0"/>
      <w:marBottom w:val="0"/>
      <w:divBdr>
        <w:top w:val="none" w:sz="0" w:space="0" w:color="auto"/>
        <w:left w:val="none" w:sz="0" w:space="0" w:color="auto"/>
        <w:bottom w:val="none" w:sz="0" w:space="0" w:color="auto"/>
        <w:right w:val="none" w:sz="0" w:space="0" w:color="auto"/>
      </w:divBdr>
    </w:div>
    <w:div w:id="1610769781">
      <w:bodyDiv w:val="1"/>
      <w:marLeft w:val="0"/>
      <w:marRight w:val="0"/>
      <w:marTop w:val="0"/>
      <w:marBottom w:val="0"/>
      <w:divBdr>
        <w:top w:val="none" w:sz="0" w:space="0" w:color="auto"/>
        <w:left w:val="none" w:sz="0" w:space="0" w:color="auto"/>
        <w:bottom w:val="none" w:sz="0" w:space="0" w:color="auto"/>
        <w:right w:val="none" w:sz="0" w:space="0" w:color="auto"/>
      </w:divBdr>
    </w:div>
    <w:div w:id="1612056424">
      <w:bodyDiv w:val="1"/>
      <w:marLeft w:val="0"/>
      <w:marRight w:val="0"/>
      <w:marTop w:val="0"/>
      <w:marBottom w:val="0"/>
      <w:divBdr>
        <w:top w:val="none" w:sz="0" w:space="0" w:color="auto"/>
        <w:left w:val="none" w:sz="0" w:space="0" w:color="auto"/>
        <w:bottom w:val="none" w:sz="0" w:space="0" w:color="auto"/>
        <w:right w:val="none" w:sz="0" w:space="0" w:color="auto"/>
      </w:divBdr>
    </w:div>
    <w:div w:id="1656256969">
      <w:bodyDiv w:val="1"/>
      <w:marLeft w:val="0"/>
      <w:marRight w:val="0"/>
      <w:marTop w:val="0"/>
      <w:marBottom w:val="0"/>
      <w:divBdr>
        <w:top w:val="none" w:sz="0" w:space="0" w:color="auto"/>
        <w:left w:val="none" w:sz="0" w:space="0" w:color="auto"/>
        <w:bottom w:val="none" w:sz="0" w:space="0" w:color="auto"/>
        <w:right w:val="none" w:sz="0" w:space="0" w:color="auto"/>
      </w:divBdr>
    </w:div>
    <w:div w:id="1764689910">
      <w:bodyDiv w:val="1"/>
      <w:marLeft w:val="0"/>
      <w:marRight w:val="0"/>
      <w:marTop w:val="0"/>
      <w:marBottom w:val="0"/>
      <w:divBdr>
        <w:top w:val="none" w:sz="0" w:space="0" w:color="auto"/>
        <w:left w:val="none" w:sz="0" w:space="0" w:color="auto"/>
        <w:bottom w:val="none" w:sz="0" w:space="0" w:color="auto"/>
        <w:right w:val="none" w:sz="0" w:space="0" w:color="auto"/>
      </w:divBdr>
    </w:div>
    <w:div w:id="1814981419">
      <w:bodyDiv w:val="1"/>
      <w:marLeft w:val="0"/>
      <w:marRight w:val="0"/>
      <w:marTop w:val="0"/>
      <w:marBottom w:val="0"/>
      <w:divBdr>
        <w:top w:val="none" w:sz="0" w:space="0" w:color="auto"/>
        <w:left w:val="none" w:sz="0" w:space="0" w:color="auto"/>
        <w:bottom w:val="none" w:sz="0" w:space="0" w:color="auto"/>
        <w:right w:val="none" w:sz="0" w:space="0" w:color="auto"/>
      </w:divBdr>
    </w:div>
    <w:div w:id="1885873328">
      <w:bodyDiv w:val="1"/>
      <w:marLeft w:val="0"/>
      <w:marRight w:val="0"/>
      <w:marTop w:val="0"/>
      <w:marBottom w:val="0"/>
      <w:divBdr>
        <w:top w:val="none" w:sz="0" w:space="0" w:color="auto"/>
        <w:left w:val="none" w:sz="0" w:space="0" w:color="auto"/>
        <w:bottom w:val="none" w:sz="0" w:space="0" w:color="auto"/>
        <w:right w:val="none" w:sz="0" w:space="0" w:color="auto"/>
      </w:divBdr>
    </w:div>
    <w:div w:id="1940332470">
      <w:bodyDiv w:val="1"/>
      <w:marLeft w:val="0"/>
      <w:marRight w:val="0"/>
      <w:marTop w:val="0"/>
      <w:marBottom w:val="0"/>
      <w:divBdr>
        <w:top w:val="none" w:sz="0" w:space="0" w:color="auto"/>
        <w:left w:val="none" w:sz="0" w:space="0" w:color="auto"/>
        <w:bottom w:val="none" w:sz="0" w:space="0" w:color="auto"/>
        <w:right w:val="none" w:sz="0" w:space="0" w:color="auto"/>
      </w:divBdr>
    </w:div>
    <w:div w:id="1985768091">
      <w:bodyDiv w:val="1"/>
      <w:marLeft w:val="0"/>
      <w:marRight w:val="0"/>
      <w:marTop w:val="0"/>
      <w:marBottom w:val="0"/>
      <w:divBdr>
        <w:top w:val="none" w:sz="0" w:space="0" w:color="auto"/>
        <w:left w:val="none" w:sz="0" w:space="0" w:color="auto"/>
        <w:bottom w:val="none" w:sz="0" w:space="0" w:color="auto"/>
        <w:right w:val="none" w:sz="0" w:space="0" w:color="auto"/>
      </w:divBdr>
    </w:div>
    <w:div w:id="2096900694">
      <w:bodyDiv w:val="1"/>
      <w:marLeft w:val="0"/>
      <w:marRight w:val="0"/>
      <w:marTop w:val="0"/>
      <w:marBottom w:val="0"/>
      <w:divBdr>
        <w:top w:val="none" w:sz="0" w:space="0" w:color="auto"/>
        <w:left w:val="none" w:sz="0" w:space="0" w:color="auto"/>
        <w:bottom w:val="none" w:sz="0" w:space="0" w:color="auto"/>
        <w:right w:val="none" w:sz="0" w:space="0" w:color="auto"/>
      </w:divBdr>
    </w:div>
    <w:div w:id="2105689277">
      <w:bodyDiv w:val="1"/>
      <w:marLeft w:val="0"/>
      <w:marRight w:val="0"/>
      <w:marTop w:val="0"/>
      <w:marBottom w:val="0"/>
      <w:divBdr>
        <w:top w:val="none" w:sz="0" w:space="0" w:color="auto"/>
        <w:left w:val="none" w:sz="0" w:space="0" w:color="auto"/>
        <w:bottom w:val="none" w:sz="0" w:space="0" w:color="auto"/>
        <w:right w:val="none" w:sz="0" w:space="0" w:color="auto"/>
      </w:divBdr>
    </w:div>
    <w:div w:id="213381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50C7E-D852-4C0D-A6E7-DFFBB18C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46</Pages>
  <Words>3736</Words>
  <Characters>20718</Characters>
  <Application>Microsoft Office Word</Application>
  <DocSecurity>0</DocSecurity>
  <Lines>1354</Lines>
  <Paragraphs>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khalde</dc:creator>
  <cp:keywords/>
  <dc:description/>
  <cp:lastModifiedBy>Prajakta Pasalkar</cp:lastModifiedBy>
  <cp:revision>64</cp:revision>
  <cp:lastPrinted>2024-01-15T18:18:00Z</cp:lastPrinted>
  <dcterms:created xsi:type="dcterms:W3CDTF">2024-01-15T18:16:00Z</dcterms:created>
  <dcterms:modified xsi:type="dcterms:W3CDTF">2024-04-08T08:00:00Z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4b6f1e02eb73a5029ddd916c7ebcb9a20fecb636f3cd624829cddc2ac7107321</vt:lpwstr>
  </property>
</Properties>
</file>